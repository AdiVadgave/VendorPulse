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2"/>
        <w:gridCol w:w="5104"/>
      </w:tblGrid>
      <w:tr w:rsidR="009B3E2F" w:rsidRPr="00EA6B7E" w14:paraId="76D1CC40" w14:textId="77777777" w:rsidTr="33F8FAEA">
        <w:tc>
          <w:tcPr>
            <w:tcW w:w="9926" w:type="dxa"/>
            <w:gridSpan w:val="2"/>
          </w:tcPr>
          <w:p w14:paraId="7E3C9FF7" w14:textId="77777777" w:rsidR="009B3E2F" w:rsidRPr="00C50402" w:rsidRDefault="009B3E2F">
            <w:pPr>
              <w:jc w:val="center"/>
              <w:rPr>
                <w:rFonts w:asciiTheme="minorHAnsi" w:hAnsiTheme="minorHAnsi" w:cs="Tahoma"/>
                <w:b/>
                <w:sz w:val="28"/>
                <w:szCs w:val="28"/>
              </w:rPr>
            </w:pPr>
            <w:r w:rsidRPr="00C50402">
              <w:rPr>
                <w:rFonts w:asciiTheme="minorHAnsi" w:hAnsiTheme="minorHAnsi" w:cs="Tahoma"/>
                <w:b/>
                <w:sz w:val="28"/>
                <w:szCs w:val="28"/>
              </w:rPr>
              <w:t>CHANGE REQUEST</w:t>
            </w:r>
          </w:p>
        </w:tc>
      </w:tr>
      <w:tr w:rsidR="009B3E2F" w:rsidRPr="00EA6B7E" w14:paraId="7D67C850" w14:textId="77777777" w:rsidTr="33F8FAEA">
        <w:trPr>
          <w:cantSplit/>
          <w:trHeight w:val="40"/>
        </w:trPr>
        <w:tc>
          <w:tcPr>
            <w:tcW w:w="9926" w:type="dxa"/>
            <w:gridSpan w:val="2"/>
          </w:tcPr>
          <w:p w14:paraId="2D464F95" w14:textId="77777777" w:rsidR="009B3E2F" w:rsidRPr="00EA6B7E" w:rsidRDefault="009B3E2F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b/>
                <w:sz w:val="20"/>
                <w:szCs w:val="20"/>
              </w:rPr>
              <w:t>Part I</w:t>
            </w:r>
            <w:r w:rsidRPr="00EA6B7E">
              <w:rPr>
                <w:rFonts w:asciiTheme="minorHAnsi" w:hAnsiTheme="minorHAnsi" w:cs="Tahoma"/>
                <w:sz w:val="20"/>
                <w:szCs w:val="20"/>
              </w:rPr>
              <w:t xml:space="preserve"> – </w:t>
            </w:r>
            <w:r w:rsidRPr="00EA6B7E">
              <w:rPr>
                <w:rFonts w:asciiTheme="minorHAnsi" w:hAnsiTheme="minorHAnsi" w:cs="Tahoma"/>
                <w:b/>
                <w:sz w:val="20"/>
                <w:szCs w:val="20"/>
              </w:rPr>
              <w:t>REQUEST</w:t>
            </w:r>
          </w:p>
        </w:tc>
      </w:tr>
      <w:tr w:rsidR="009B3E2F" w:rsidRPr="00EA6B7E" w14:paraId="404E2D9B" w14:textId="77777777" w:rsidTr="33F8FAEA">
        <w:trPr>
          <w:cantSplit/>
          <w:trHeight w:val="332"/>
        </w:trPr>
        <w:tc>
          <w:tcPr>
            <w:tcW w:w="4822" w:type="dxa"/>
          </w:tcPr>
          <w:p w14:paraId="117CA651" w14:textId="2AAFC1A1" w:rsidR="009B3E2F" w:rsidRPr="00EA6B7E" w:rsidRDefault="00BA3B0F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sz w:val="20"/>
                <w:szCs w:val="20"/>
              </w:rPr>
              <w:t>Reference Number</w:t>
            </w:r>
            <w:r w:rsidR="009B3E2F" w:rsidRPr="00EA6B7E">
              <w:rPr>
                <w:rFonts w:asciiTheme="minorHAnsi" w:hAnsiTheme="minorHAnsi" w:cs="Tahoma"/>
                <w:sz w:val="20"/>
                <w:szCs w:val="20"/>
              </w:rPr>
              <w:t xml:space="preserve">: </w:t>
            </w:r>
            <w:r w:rsidR="000145ED" w:rsidRPr="000145ED">
              <w:rPr>
                <w:rFonts w:asciiTheme="minorHAnsi" w:hAnsiTheme="minorHAnsi" w:cs="Tahoma"/>
                <w:sz w:val="20"/>
                <w:szCs w:val="20"/>
              </w:rPr>
              <w:t>Shell Fleet Operations (L3/SRE Operations Team)</w:t>
            </w:r>
          </w:p>
        </w:tc>
        <w:tc>
          <w:tcPr>
            <w:tcW w:w="5104" w:type="dxa"/>
          </w:tcPr>
          <w:p w14:paraId="760531A3" w14:textId="3568F51A" w:rsidR="009B3E2F" w:rsidRPr="00EA6B7E" w:rsidRDefault="08083A23" w:rsidP="33F8FAEA">
            <w:pPr>
              <w:spacing w:after="120"/>
              <w:jc w:val="both"/>
              <w:rPr>
                <w:rFonts w:asciiTheme="minorHAnsi" w:hAnsiTheme="minorHAnsi" w:cs="Tahoma"/>
                <w:noProof/>
                <w:sz w:val="20"/>
                <w:szCs w:val="20"/>
              </w:rPr>
            </w:pPr>
            <w:r w:rsidRPr="33F8FAEA">
              <w:rPr>
                <w:rFonts w:asciiTheme="minorHAnsi" w:hAnsiTheme="minorHAnsi" w:cs="Tahoma"/>
                <w:sz w:val="20"/>
                <w:szCs w:val="20"/>
              </w:rPr>
              <w:t xml:space="preserve">Date :  </w:t>
            </w:r>
          </w:p>
        </w:tc>
      </w:tr>
      <w:tr w:rsidR="009B3E2F" w:rsidRPr="00EA6B7E" w14:paraId="372330F5" w14:textId="77777777" w:rsidTr="33F8FAEA">
        <w:trPr>
          <w:cantSplit/>
          <w:trHeight w:val="40"/>
        </w:trPr>
        <w:tc>
          <w:tcPr>
            <w:tcW w:w="4822" w:type="dxa"/>
          </w:tcPr>
          <w:p w14:paraId="123862A9" w14:textId="614E762A" w:rsidR="009B3E2F" w:rsidRPr="00EA6B7E" w:rsidRDefault="009B3E2F">
            <w:pPr>
              <w:tabs>
                <w:tab w:val="left" w:pos="3222"/>
              </w:tabs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32EA9FF7" wp14:editId="6E0793AE">
                      <wp:simplePos x="0" y="0"/>
                      <wp:positionH relativeFrom="column">
                        <wp:posOffset>1821814</wp:posOffset>
                      </wp:positionH>
                      <wp:positionV relativeFrom="paragraph">
                        <wp:posOffset>1269</wp:posOffset>
                      </wp:positionV>
                      <wp:extent cx="173355" cy="160655"/>
                      <wp:effectExtent l="0" t="0" r="17145" b="10795"/>
                      <wp:wrapNone/>
                      <wp:docPr id="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" cy="160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D43A8A9" w14:textId="77777777" w:rsidR="009B3E2F" w:rsidRPr="00CA444D" w:rsidRDefault="009B3E2F" w:rsidP="009B3E2F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      <w:pict w14:anchorId="7319CFD2">
                    <v:rect id="Rectangle 3" style="position:absolute;left:0;text-align:left;margin-left:143.45pt;margin-top:.1pt;width:13.65pt;height:12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o:allowincell="f" filled="f" w14:anchorId="32EA9F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">
                      <v:textbox inset="0,0,0,0">
                        <w:txbxContent>
                          <w:p w:rsidRPr="00CA444D" w:rsidR="009B3E2F" w:rsidP="009B3E2F" w:rsidRDefault="009B3E2F" w14:paraId="33096EF0" w14:textId="77777777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6B7E">
              <w:rPr>
                <w:rFonts w:asciiTheme="minorHAnsi" w:hAnsiTheme="minorHAnsi" w:cs="Tahoma"/>
                <w:sz w:val="20"/>
                <w:szCs w:val="20"/>
              </w:rPr>
              <w:t xml:space="preserve">Change Requested By </w:t>
            </w:r>
            <w:r w:rsidRPr="00EA6B7E">
              <w:rPr>
                <w:rFonts w:asciiTheme="minorHAnsi" w:hAnsiTheme="minorHAnsi" w:cs="Tahoma"/>
                <w:sz w:val="20"/>
                <w:szCs w:val="20"/>
              </w:rPr>
              <w:tab/>
            </w:r>
            <w:r w:rsidR="00BA3B0F" w:rsidRPr="00EA6B7E">
              <w:rPr>
                <w:rFonts w:asciiTheme="minorHAnsi" w:hAnsiTheme="minorHAnsi" w:cs="Tahoma"/>
                <w:sz w:val="20"/>
                <w:szCs w:val="20"/>
              </w:rPr>
              <w:t>Shell</w:t>
            </w:r>
          </w:p>
          <w:p w14:paraId="182DAE96" w14:textId="77777777" w:rsidR="009B3E2F" w:rsidRPr="00EA6B7E" w:rsidRDefault="009B3E2F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sz w:val="20"/>
                <w:szCs w:val="20"/>
              </w:rPr>
              <w:t xml:space="preserve">                                                            Zensar</w:t>
            </w:r>
          </w:p>
        </w:tc>
        <w:tc>
          <w:tcPr>
            <w:tcW w:w="5104" w:type="dxa"/>
          </w:tcPr>
          <w:p w14:paraId="2B8F6505" w14:textId="57414470" w:rsidR="009B3E2F" w:rsidRPr="00EA6B7E" w:rsidRDefault="08083A23" w:rsidP="33F8FAEA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33F8FAEA">
              <w:rPr>
                <w:rFonts w:asciiTheme="minorHAnsi" w:hAnsiTheme="minorHAnsi" w:cs="Tahoma"/>
                <w:sz w:val="20"/>
                <w:szCs w:val="20"/>
              </w:rPr>
              <w:t>Prepared By</w:t>
            </w:r>
            <w:r w:rsidR="1F6791BC" w:rsidRPr="33F8FAEA">
              <w:rPr>
                <w:rFonts w:asciiTheme="minorHAnsi" w:hAnsiTheme="minorHAnsi" w:cs="Tahoma"/>
                <w:sz w:val="20"/>
                <w:szCs w:val="20"/>
              </w:rPr>
              <w:t xml:space="preserve"> : </w:t>
            </w:r>
          </w:p>
        </w:tc>
      </w:tr>
    </w:tbl>
    <w:p w14:paraId="67293BD0" w14:textId="77777777" w:rsidR="003E3B3F" w:rsidRPr="00EA6B7E" w:rsidRDefault="003E3B3F">
      <w:pPr>
        <w:rPr>
          <w:sz w:val="20"/>
          <w:szCs w:val="20"/>
        </w:rPr>
      </w:pPr>
    </w:p>
    <w:p w14:paraId="672A6659" w14:textId="77777777" w:rsidR="00D15343" w:rsidRDefault="000D25F8">
      <w:r>
        <w:br w:type="page"/>
      </w:r>
    </w:p>
    <w:p w14:paraId="5EA7822D" w14:textId="2D62651D" w:rsidR="00D15343" w:rsidRDefault="00442D66">
      <w:pPr>
        <w:pStyle w:val="Heading1"/>
      </w:pPr>
      <w:r>
        <w:t>Objective:</w:t>
      </w:r>
    </w:p>
    <w:p w14:paraId="41B65E32" w14:textId="0FEA75B7" w:rsidR="00D15343" w:rsidRDefault="33F8FAEA" w:rsidP="33F8FAEA">
      <w:pPr>
        <w:spacing w:after="80"/>
        <w:rPr>
          <w:rFonts w:asciiTheme="minorHAnsi" w:hAnsiTheme="minorHAnsi" w:cs="Tahoma"/>
          <w:color w:val="000000" w:themeColor="text1"/>
          <w:sz w:val="20"/>
          <w:szCs w:val="20"/>
          <w:lang w:val="en-GB"/>
        </w:rPr>
      </w:pPr>
      <w:r w:rsidRPr="33F8FAEA">
        <w:rPr>
          <w:rFonts w:asciiTheme="minorHAnsi" w:hAnsiTheme="minorHAnsi" w:cs="Tahoma"/>
          <w:color w:val="000000" w:themeColor="text1"/>
          <w:lang w:val="en-GB"/>
        </w:rPr>
        <w:t>Shell currently runs vendor governance cycles (QBRs / EGBs) as a largely manual exercise, coordinators chase availability over email, scorecards arrive piecemeal across inboxes, alignment meetings recap the same recurring issues, and post-meeting minutes are inconsistent quarter on quarter. ZenVendorPulse is an agentic AI platform that automates the orchestration end-to-end while keeping every outbound action (emails, invites, briefs, minutes) under human approval. The proof-of-concept already demonstrates the six-stage workflow against a Gmail/Google-Forms-based mock environment. This document set scopes the work to lift that POC into a Shell-grade production deployment hosted in Shell's Azure tenant, integrated with Outlook + Teams, and removed entirely from Google's stack.</w:t>
      </w:r>
    </w:p>
    <w:p w14:paraId="72CD8D11" w14:textId="5FBBCD45" w:rsidR="00D15343" w:rsidRDefault="00D15343">
      <w:pPr>
        <w:spacing w:after="80"/>
      </w:pPr>
    </w:p>
    <w:p w14:paraId="42F691FD" w14:textId="3AA12B1F" w:rsidR="00D15343" w:rsidRDefault="4A1D81AE" w:rsidP="31B47FAD">
      <w:pPr>
        <w:pStyle w:val="Heading1"/>
        <w:numPr>
          <w:ilvl w:val="0"/>
          <w:numId w:val="34"/>
        </w:numPr>
      </w:pPr>
      <w:ins w:id="0" w:author="Microsoft Word" w:date="2026-06-04T15:16:00Z" w16du:dateUtc="2026-06-04T09:46:00Z">
        <w:r>
          <w:t>1</w:t>
        </w:r>
        <w:r w:rsidR="00A96DEC">
          <w:t xml:space="preserve"> </w:t>
        </w:r>
      </w:ins>
      <w:r w:rsidR="00442D66">
        <w:t>Scope/Capabili</w:t>
      </w:r>
      <w:r w:rsidR="00170DB9">
        <w:t>ties</w:t>
      </w:r>
      <w:r w:rsidR="00442D66">
        <w:t xml:space="preserve"> </w:t>
      </w:r>
      <w:r w:rsidR="000D25F8">
        <w:t xml:space="preserve">Description </w:t>
      </w:r>
    </w:p>
    <w:p w14:paraId="69470A04" w14:textId="203D7FD0" w:rsidR="00D15343" w:rsidRDefault="00965473">
      <w:pPr>
        <w:spacing w:after="80"/>
      </w:pPr>
      <w:r>
        <w:t>Deploy the already developed</w:t>
      </w:r>
      <w:r w:rsidR="000D25F8">
        <w:t xml:space="preserve"> POC onto Shell's tenant delivering six vendor-governance capabilities:</w:t>
      </w:r>
    </w:p>
    <w:tbl>
      <w:tblPr>
        <w:tblStyle w:val="GridTable4-Accent1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5343" w14:paraId="67EE7CFC" w14:textId="77777777" w:rsidTr="00D15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EB5977" w14:textId="77777777" w:rsidR="00D15343" w:rsidRDefault="000D25F8">
            <w:r>
              <w:rPr>
                <w:color w:val="FFFFFF"/>
                <w:sz w:val="19"/>
              </w:rPr>
              <w:t>Capability</w:t>
            </w:r>
          </w:p>
        </w:tc>
        <w:tc>
          <w:tcPr>
            <w:tcW w:w="4680" w:type="dxa"/>
          </w:tcPr>
          <w:p w14:paraId="364E9FFE" w14:textId="77777777" w:rsidR="00D15343" w:rsidRDefault="000D2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What it does</w:t>
            </w:r>
          </w:p>
        </w:tc>
      </w:tr>
      <w:tr w:rsidR="00D15343" w14:paraId="7D641BED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192B427" w14:textId="77777777" w:rsidR="00D15343" w:rsidRDefault="000D25F8">
            <w:r>
              <w:rPr>
                <w:sz w:val="19"/>
              </w:rPr>
              <w:t>A: Meeting Scheduling &amp; Coordination</w:t>
            </w:r>
          </w:p>
        </w:tc>
        <w:tc>
          <w:tcPr>
            <w:tcW w:w="4680" w:type="dxa"/>
          </w:tcPr>
          <w:p w14:paraId="3956E164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Proposes and books EGB/QBR meetings via Graph, coordinating Shell and vendor attendees through the service mailbox.</w:t>
            </w:r>
          </w:p>
        </w:tc>
      </w:tr>
      <w:tr w:rsidR="00D15343" w14:paraId="48F86989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AEFC418" w14:textId="77777777" w:rsidR="00D15343" w:rsidRDefault="000D25F8">
            <w:r>
              <w:rPr>
                <w:sz w:val="19"/>
              </w:rPr>
              <w:t>B: Scorecard Input &amp; Validation</w:t>
            </w:r>
          </w:p>
        </w:tc>
        <w:tc>
          <w:tcPr>
            <w:tcW w:w="4680" w:type="dxa"/>
          </w:tcPr>
          <w:p w14:paraId="3637037E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Collects and validates 1-5 ratings across 4 categories / 16 parameters: Risk &amp; Compliance, Performance, Commercial, Relationship.</w:t>
            </w:r>
          </w:p>
        </w:tc>
      </w:tr>
      <w:tr w:rsidR="00D15343" w14:paraId="4DF51398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5E4F40" w14:textId="77777777" w:rsidR="00D15343" w:rsidRDefault="000D25F8">
            <w:r>
              <w:rPr>
                <w:sz w:val="19"/>
              </w:rPr>
              <w:t>C: Internal Alignment Calls Support</w:t>
            </w:r>
          </w:p>
        </w:tc>
        <w:tc>
          <w:tcPr>
            <w:tcW w:w="4680" w:type="dxa"/>
          </w:tcPr>
          <w:p w14:paraId="2446010F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Prepares Shell-side alignment materials, consolidating scorecards and surfacing discussion points ahead of vendor engagement.</w:t>
            </w:r>
          </w:p>
        </w:tc>
      </w:tr>
      <w:tr w:rsidR="00D15343" w14:paraId="66F5188F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5213861" w14:textId="77777777" w:rsidR="00D15343" w:rsidRDefault="000D25F8">
            <w:r>
              <w:rPr>
                <w:sz w:val="19"/>
              </w:rPr>
              <w:t>D: Vendor Prep Call Support</w:t>
            </w:r>
          </w:p>
        </w:tc>
        <w:tc>
          <w:tcPr>
            <w:tcW w:w="4680" w:type="dxa"/>
          </w:tcPr>
          <w:p w14:paraId="778A02EA" w14:textId="77777777" w:rsidR="00D15343" w:rsidRDefault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3F8FAEA">
              <w:rPr>
                <w:sz w:val="19"/>
                <w:szCs w:val="19"/>
              </w:rPr>
              <w:t>Drafts vendor pushbacks in three stances (Factual, Neutral, Escalation) under a legal-review guardrail.</w:t>
            </w:r>
          </w:p>
        </w:tc>
      </w:tr>
      <w:tr w:rsidR="00D15343" w14:paraId="685A65EA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BE11A19" w14:textId="77777777" w:rsidR="00D15343" w:rsidRDefault="000D25F8">
            <w:r>
              <w:rPr>
                <w:sz w:val="19"/>
              </w:rPr>
              <w:t>E: EGB/QBR Combined Meeting Support</w:t>
            </w:r>
          </w:p>
        </w:tc>
        <w:tc>
          <w:tcPr>
            <w:tcW w:w="4680" w:type="dxa"/>
          </w:tcPr>
          <w:p w14:paraId="1AF5E7E0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Runs the combined governance meeting, capturing decisions, actions and minutes for human approval.</w:t>
            </w:r>
          </w:p>
        </w:tc>
      </w:tr>
      <w:tr w:rsidR="00D15343" w14:paraId="1849C3D6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EE59C9" w14:textId="77777777" w:rsidR="00D15343" w:rsidRDefault="000D25F8">
            <w:r>
              <w:rPr>
                <w:sz w:val="19"/>
              </w:rPr>
              <w:t>F: Cross-Cycle Memory &amp; Trend Analysis</w:t>
            </w:r>
          </w:p>
        </w:tc>
        <w:tc>
          <w:tcPr>
            <w:tcW w:w="4680" w:type="dxa"/>
          </w:tcPr>
          <w:p w14:paraId="6D573956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Retains prior-cycle data to track vendor performance trends and recurring themes across governance cycles.</w:t>
            </w:r>
          </w:p>
        </w:tc>
      </w:tr>
    </w:tbl>
    <w:p w14:paraId="0A37501D" w14:textId="77777777" w:rsidR="00D15343" w:rsidRDefault="00D15343"/>
    <w:p w14:paraId="586289F7" w14:textId="78D7E3AE" w:rsidR="00D15343" w:rsidRDefault="000D25F8">
      <w:pPr>
        <w:pStyle w:val="Heading1"/>
      </w:pPr>
      <w:r>
        <w:t>2.  Features of the Agent</w:t>
      </w:r>
    </w:p>
    <w:p w14:paraId="73B65152" w14:textId="01A5B10E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Deterministic-first, AI-second: LLM writes only human-readable text</w:t>
      </w:r>
    </w:p>
    <w:p w14:paraId="22633656" w14:textId="4C8605DB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Human-approval gate on every outbound action</w:t>
      </w:r>
    </w:p>
    <w:p w14:paraId="5C8C3D6B" w14:textId="4C9B7CFF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12-state, forward-only workflow with full audit trail</w:t>
      </w:r>
    </w:p>
    <w:p w14:paraId="1AE29F00" w14:textId="04173129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Entra ID SSO with role-based access control (four roles)</w:t>
      </w:r>
    </w:p>
    <w:p w14:paraId="005903DC" w14:textId="08C5A24D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Microsoft Graph app-only certificate auth for mail, calendar, Teams</w:t>
      </w:r>
    </w:p>
    <w:p w14:paraId="2D135221" w14:textId="20F0247D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All messaging from a single dedicated service mailbox</w:t>
      </w:r>
    </w:p>
    <w:p w14:paraId="543D2249" w14:textId="37B491F3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Native in-app scorecard form (1-5; 4 categories, 16 parameters)</w:t>
      </w:r>
    </w:p>
    <w:p w14:paraId="38F72569" w14:textId="254FD625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Outlook-friendly email templates rendering on desktop, OWA, mobile</w:t>
      </w:r>
    </w:p>
    <w:p w14:paraId="06B079CF" w14:textId="02D70C22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Provider-abstracted LLM: Anthropic Claude or Azure OpenAI, config-switchable</w:t>
      </w:r>
    </w:p>
    <w:p w14:paraId="6C5BF288" w14:textId="0EF91ACB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Full audit trail streamed to App Insights / Log Analytics</w:t>
      </w:r>
    </w:p>
    <w:p w14:paraId="0C65D37D" w14:textId="05859832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End-to-end observability across application and platform</w:t>
      </w:r>
    </w:p>
    <w:p w14:paraId="52C8D3E0" w14:textId="712C745A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Graph rate-limiting (429 handling) and LLM monthly token budgets</w:t>
      </w:r>
    </w:p>
    <w:p w14:paraId="161CBBD4" w14:textId="47C97DCC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Graceful degradation when external services are unavailable</w:t>
      </w:r>
    </w:p>
    <w:p w14:paraId="5986FE7E" w14:textId="03AE10DC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All secrets held in Azure Key Vault</w:t>
      </w:r>
    </w:p>
    <w:p w14:paraId="5DBB6340" w14:textId="17EBC59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Single-tenant deployment within Shell's Azure / Microsoft 365 estate</w:t>
      </w:r>
    </w:p>
    <w:p w14:paraId="09BB0C25" w14:textId="77777777" w:rsidR="00D15343" w:rsidRDefault="000D25F8">
      <w:pPr>
        <w:pStyle w:val="Heading1"/>
      </w:pPr>
      <w:r>
        <w:t>3. Out of Scope</w:t>
      </w:r>
    </w:p>
    <w:p w14:paraId="39CD7F22" w14:textId="4E6BEDDA" w:rsidR="2F96870D" w:rsidRDefault="004F1197" w:rsidP="1CEBF102">
      <w:pPr>
        <w:spacing w:after="40"/>
        <w:ind w:left="280"/>
      </w:pPr>
      <w:r w:rsidRPr="2F5BF7C5">
        <w:rPr>
          <w:b/>
          <w:bCs/>
        </w:rPr>
        <w:t>•</w:t>
      </w:r>
      <w:r w:rsidR="076EF64A" w:rsidRPr="33C179E9">
        <w:rPr>
          <w:b/>
          <w:bCs/>
        </w:rPr>
        <w:t xml:space="preserve">   </w:t>
      </w:r>
      <w:r w:rsidRPr="2F5BF7C5">
        <w:rPr>
          <w:b/>
          <w:bCs/>
        </w:rPr>
        <w:t xml:space="preserve"> </w:t>
      </w:r>
      <w:r w:rsidR="11280A23" w:rsidRPr="58D209E7">
        <w:t xml:space="preserve">No Shell-wide vendor-master, SAP Ariba or Coupa integration (pilot uses CSV/Excel </w:t>
      </w:r>
      <w:r w:rsidR="13A207FE">
        <w:t xml:space="preserve"> </w:t>
      </w:r>
      <w:r w:rsidR="11280A23" w:rsidRPr="58D209E7">
        <w:t>import)</w:t>
      </w:r>
    </w:p>
    <w:p w14:paraId="16567F14" w14:textId="6A8BC76B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contract-management capability</w:t>
      </w:r>
    </w:p>
    <w:p w14:paraId="24E2D39C" w14:textId="02F9E61B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finance, spend or SAP integration</w:t>
      </w:r>
    </w:p>
    <w:p w14:paraId="47A1ACDB" w14:textId="3A45D47D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native mobile application (web-only)</w:t>
      </w:r>
    </w:p>
    <w:p w14:paraId="00C75B6C" w14:textId="58B55C46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multi-language support (English only)</w:t>
      </w:r>
    </w:p>
    <w:p w14:paraId="16372104" w14:textId="272B4A78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Performance/load testing at scale not yet conducted</w:t>
      </w:r>
    </w:p>
    <w:p w14:paraId="6DA2A80E" w14:textId="74A9DD13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third-party penetration testing completed</w:t>
      </w:r>
    </w:p>
    <w:p w14:paraId="50DB510E" w14:textId="3E05B4EA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customer-managed keys (CMK) support</w:t>
      </w:r>
    </w:p>
    <w:p w14:paraId="2B81DB7E" w14:textId="4EB3F416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cross-region disaster recovery (DR)</w:t>
      </w:r>
    </w:p>
    <w:p w14:paraId="5E17ACB0" w14:textId="64ED5B30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SAP/Ariba integration</w:t>
      </w:r>
    </w:p>
    <w:p w14:paraId="3F63EFFA" w14:textId="2BF7B423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Teams transcript ingestion</w:t>
      </w:r>
    </w:p>
    <w:p w14:paraId="20C89D3E" w14:textId="65EF763B" w:rsidR="2F96870D" w:rsidRDefault="11280A23" w:rsidP="58D209E7">
      <w:pPr>
        <w:pStyle w:val="ListParagraph"/>
        <w:numPr>
          <w:ilvl w:val="0"/>
          <w:numId w:val="36"/>
        </w:numPr>
        <w:spacing w:after="80"/>
      </w:pPr>
      <w:r w:rsidRPr="58D209E7">
        <w:t>No Power Automate integration</w:t>
      </w:r>
    </w:p>
    <w:p w14:paraId="4603DAD3" w14:textId="3A01CCB7" w:rsidR="2F96870D" w:rsidRDefault="2F96870D" w:rsidP="58D209E7">
      <w:pPr>
        <w:pStyle w:val="ListParagraph"/>
        <w:spacing w:after="80"/>
        <w:ind w:left="640"/>
      </w:pPr>
    </w:p>
    <w:p w14:paraId="0F0E56EC" w14:textId="77777777" w:rsidR="00D15343" w:rsidRDefault="000D25F8">
      <w:pPr>
        <w:pStyle w:val="Heading1"/>
      </w:pPr>
      <w:r>
        <w:t>4. High Level Timeline</w:t>
      </w:r>
    </w:p>
    <w:p w14:paraId="7158848E" w14:textId="77777777" w:rsidR="00E32840" w:rsidRPr="00E32840" w:rsidRDefault="00E32840" w:rsidP="00E32840"/>
    <w:p w14:paraId="1121B169" w14:textId="77777777" w:rsidR="00D15343" w:rsidRDefault="000D25F8">
      <w:pPr>
        <w:spacing w:after="80"/>
      </w:pPr>
      <w:r>
        <w:t>Four working weeks (20 working days), sprint-paced: three weeks of development (Weeks 1-3) followed by a deployment and defect-warranty week (Week 4), with all Shell access pre-mobilised before Day 1.</w:t>
      </w:r>
    </w:p>
    <w:tbl>
      <w:tblPr>
        <w:tblStyle w:val="GridTable4-Accent1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416"/>
        <w:gridCol w:w="2291"/>
        <w:gridCol w:w="2631"/>
        <w:gridCol w:w="2012"/>
      </w:tblGrid>
      <w:tr w:rsidR="002539E4" w14:paraId="1BBF1B22" w14:textId="546BF5B0" w:rsidTr="33A88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DCE7F4"/>
          </w:tcPr>
          <w:p w14:paraId="661B0C4B" w14:textId="77777777" w:rsidR="002539E4" w:rsidRDefault="002539E4">
            <w:r>
              <w:rPr>
                <w:color w:val="FFFFFF"/>
                <w:sz w:val="19"/>
              </w:rPr>
              <w:t>Phase</w:t>
            </w:r>
          </w:p>
        </w:tc>
        <w:tc>
          <w:tcPr>
            <w:tcW w:w="2291" w:type="dxa"/>
            <w:shd w:val="clear" w:color="auto" w:fill="DCE7F4"/>
          </w:tcPr>
          <w:p w14:paraId="07ED5907" w14:textId="77777777" w:rsidR="002539E4" w:rsidRDefault="00253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Duration</w:t>
            </w:r>
          </w:p>
        </w:tc>
        <w:tc>
          <w:tcPr>
            <w:tcW w:w="2631" w:type="dxa"/>
            <w:shd w:val="clear" w:color="auto" w:fill="DCE7F4"/>
          </w:tcPr>
          <w:p w14:paraId="51D41930" w14:textId="77777777" w:rsidR="002539E4" w:rsidRDefault="00253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Key Outcome</w:t>
            </w:r>
          </w:p>
        </w:tc>
        <w:tc>
          <w:tcPr>
            <w:tcW w:w="2012" w:type="dxa"/>
            <w:shd w:val="clear" w:color="auto" w:fill="DCE7F4"/>
          </w:tcPr>
          <w:p w14:paraId="4CBD4963" w14:textId="63DB0143" w:rsidR="002539E4" w:rsidRDefault="002539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>Pre-</w:t>
            </w:r>
            <w:r w:rsidR="006719B0">
              <w:rPr>
                <w:color w:val="FFFFFF"/>
                <w:sz w:val="19"/>
              </w:rPr>
              <w:t>Requisites</w:t>
            </w:r>
            <w:r w:rsidR="00A86DE6">
              <w:rPr>
                <w:color w:val="FFFFFF"/>
                <w:sz w:val="19"/>
              </w:rPr>
              <w:t>/Ask from Shell</w:t>
            </w:r>
          </w:p>
        </w:tc>
      </w:tr>
      <w:tr w:rsidR="002539E4" w14:paraId="352E1E00" w14:textId="74F0F106" w:rsidTr="33A88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B3A6F"/>
                <w:sz w:val="22"/>
              </w:rPr>
              <w:t>Pre-mobilisation</w:t>
            </w:r>
          </w:p>
        </w:tc>
        <w:tc>
          <w:tcPr>
            <w:tcW w:w="2291" w:type="dxa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1E293B"/>
                <w:sz w:val="20"/>
              </w:rPr>
              <w:t>Before Day 1</w:t>
            </w:r>
          </w:p>
        </w:tc>
        <w:tc>
          <w:tcPr>
            <w:tcW w:w="2631" w:type="dxa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Shell provisions Entra ID app registrations (NonProd + Prod) and admin consent on Graph application permissions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Service mailbox vendorpulse-svc@shell.com provisioned by Shell with Application Access Policy scoped to the app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Azure infrastructure provisioned by Shell — Postgres Flexible Server, Key Vault, App Service Plan, App Insights / Log Analytics, Container Registry, Front Door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LLM provider chosen and contract established by Shell (Anthropic or Azure OpenAI); API key deposited in Key Vault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DNS hostnames and TLS certificates provisioned by Shell for Prod and NonProd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Source repository and CI/CD pipeline provisioned by Shell with Zensar engineers added; service connection for deployment configured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Scorecard taxonomy drafted (locked at Day-2 checkpoint); 3 named UAT coordinators identified; one pilot vendor pre-agreed</w:t>
            </w:r>
          </w:p>
        </w:tc>
        <w:tc>
          <w:tcPr>
            <w:tcW w:w="2012" w:type="dxa"/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Refer Section 6 — every item above is a Shell-side dependency that must be in place before Day 1</w:t>
            </w:r>
          </w:p>
        </w:tc>
      </w:tr>
      <w:tr w:rsidR="002539E4" w14:paraId="30C868E5" w14:textId="5696F4AA" w:rsidTr="33A88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4F7FB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B3A6F"/>
                <w:sz w:val="22"/>
              </w:rPr>
              <w:t>Week 1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E293B"/>
                <w:sz w:val="22"/>
              </w:rPr>
              <w:t>Foundations, Migration &amp; Design Alignment</w:t>
            </w:r>
          </w:p>
        </w:tc>
        <w:tc>
          <w:tcPr>
            <w:tcW w:w="2291" w:type="dxa"/>
            <w:shd w:val="clear" w:color="auto" w:fill="F4F7FB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1E293B"/>
                <w:sz w:val="20"/>
              </w:rPr>
              <w:t>Days 1–5</w:t>
            </w:r>
          </w:p>
        </w:tc>
        <w:tc>
          <w:tcPr>
            <w:tcW w:w="2631" w:type="dxa"/>
            <w:shd w:val="clear" w:color="auto" w:fill="F4F7FB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 — Joint kick-off; pack walkthrough; day-zero prerequisites confirmed; ADRs locked; clean shell-prod branch with git-history scrub; CI lint + typecheck + unit tests on green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2 (AM) — JSON-to-Postgres migration via Alembic; Key Vault integration via managed identity; pydantic-settings + azure-identity wired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2 (PM) — Design Alignment Checkpoint with Shell VMO + IT Architecture + IT Security; 12 topics decided (incl. scorecard mode); Design Decision Log committed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3 — MSAL OIDC end-user authentication + session cookie + role guards; Graph app-only certificate authentication working; Module B path validated by working spike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4 — Gmail / Google Forms / google-auth code paths fully removed; non-prod App Service running containerised build via CI/CD pipeline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5 — Module A end-to-end against real Graph (findMeetingTimes → event creation with Teams URL → invite via sendMail); Week 1 demo; design frozen Friday EoD</w:t>
            </w:r>
          </w:p>
        </w:tc>
        <w:tc>
          <w:tcPr>
            <w:tcW w:w="2012" w:type="dxa"/>
            <w:shd w:val="clear" w:color="auto" w:fill="F4F7FB"/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Day-2 attendees: Shell VMO Product Owner, IT Architecture liaison, IT Security liaison, Brand / Comms rep</w:t>
            </w:r>
          </w:p>
        </w:tc>
      </w:tr>
      <w:tr w:rsidR="002539E4" w14:paraId="095F05FA" w14:textId="371666E6" w:rsidTr="33A88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B3A6F"/>
                <w:sz w:val="22"/>
              </w:rPr>
              <w:t>Week 2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E293B"/>
                <w:sz w:val="22"/>
              </w:rPr>
              <w:t>Development &amp; Module Testing</w:t>
            </w:r>
          </w:p>
        </w:tc>
        <w:tc>
          <w:tcPr>
            <w:tcW w:w="2291" w:type="dxa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1E293B"/>
                <w:sz w:val="20"/>
              </w:rPr>
              <w:t>Days 6–10</w:t>
            </w:r>
          </w:p>
        </w:tc>
        <w:tc>
          <w:tcPr>
            <w:tcW w:w="2631" w:type="dxa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6 — Module B core flow built in the chosen mode (in-app form OR Excel attachment per Day-2 decision); end-to-end stakeholder round-trip exercised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7 — Module B completion (validation + reminder cadence + submission tracker); Modules C, D and F ported from POC with audit writes to external_calls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8 — Module E live (live capture + transcript parsing + minutes generation); Outlook-friendly email templates redesigned and cross-client tested (desktop / OWA / mobile)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9 — Admin module complete (vendor master, roles view, LLM budget panel, audit log viewer, system health); Shell branding applied across UI and emails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10 — Hardening pass (per-cycle token budget, rate-limit middleware, error mapping, correlation IDs); full-cycle demo end-to-end; code freeze declared</w:t>
            </w:r>
          </w:p>
        </w:tc>
        <w:tc>
          <w:tcPr>
            <w:tcW w:w="2012" w:type="dxa"/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Brand sign-off on email templates by Day 8; Module B path decision honoured through code freeze</w:t>
            </w:r>
          </w:p>
        </w:tc>
      </w:tr>
      <w:tr w:rsidR="002539E4" w14:paraId="2E56E1E5" w14:textId="7C2A624D" w:rsidTr="33A882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  <w:shd w:val="clear" w:color="auto" w:fill="F4F7FB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B3A6F"/>
                <w:sz w:val="22"/>
              </w:rPr>
              <w:t>Week 3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E293B"/>
                <w:sz w:val="22"/>
              </w:rPr>
              <w:t>Hardening, Stabilisation &amp; UAT</w:t>
            </w:r>
          </w:p>
        </w:tc>
        <w:tc>
          <w:tcPr>
            <w:tcW w:w="2291" w:type="dxa"/>
            <w:shd w:val="clear" w:color="auto" w:fill="F4F7FB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1E293B"/>
                <w:sz w:val="20"/>
              </w:rPr>
              <w:t>Days 11–15</w:t>
            </w:r>
          </w:p>
        </w:tc>
        <w:tc>
          <w:tcPr>
            <w:tcW w:w="2631" w:type="dxa"/>
            <w:shd w:val="clear" w:color="auto" w:fill="F4F7FB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11 — UAT kick-off with 3 named Shell VMO coordinators; defect tracker established with P1/P2/P3 triage; observability finalisation begins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12 — UAT day 2; P1 defects deployed same-day; App Insights operator workbook live; alert rules configured (app down, agent failure rate, Graph auth failure, LLM budget)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13 — UAT day 3 with defect batch; regression test pass against full cycle; runbook v0.9 drafted (daily-ops checklist, P1/P2/P3 procedures, common-symptom reference)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14 — Final UAT day; runbook walkthrough rehearsal with Shell IT Operations; pre-cutover health checks; on-call escalation routing tested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15 — Release candidate baked, tagged and signed off; UAT defect log closed (P1/P2 fixed; P3 deferred to warranty); end-of-Week-3 review with Shell sponsor — NO GO-LIVE THIS WEEK</w:t>
            </w:r>
          </w:p>
        </w:tc>
        <w:tc>
          <w:tcPr>
            <w:tcW w:w="2012" w:type="dxa"/>
            <w:shd w:val="clear" w:color="auto" w:fill="F4F7FB"/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3 named Shell VMO coordinators available for UAT (Days 11–15); Shell IT Operations available for runbook walkthrough on Day 14</w:t>
            </w:r>
          </w:p>
        </w:tc>
      </w:tr>
      <w:tr w:rsidR="002539E4" w14:paraId="59E034C4" w14:textId="29992E51" w:rsidTr="33A882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6" w:type="dxa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B3A6F"/>
                <w:sz w:val="22"/>
              </w:rPr>
              <w:t>Week 4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1E293B"/>
                <w:sz w:val="22"/>
              </w:rPr>
              <w:t>Deployment, Pilot Go-Live &amp; Warranty Start</w:t>
            </w:r>
          </w:p>
        </w:tc>
        <w:tc>
          <w:tcPr>
            <w:tcW w:w="2291" w:type="dxa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1E293B"/>
                <w:sz w:val="20"/>
              </w:rPr>
              <w:t>Days 16–20</w:t>
            </w:r>
          </w:p>
        </w:tc>
        <w:tc>
          <w:tcPr>
            <w:tcW w:w="2631" w:type="dxa"/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16 — Bicep deployment to production resource group; Alembic migrations applied to prod Postgres; infrastructure smoke tests (App Service ↔ Postgres ↔ Key Vault); Shell IT Security final permissions review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17 — Release-candidate image tagged prod-&lt;date&gt;-&lt;sha&gt; and deployed to prod slot:staging; smoke tests against staging slot; Shell IT Security formal sign-off; CAB ticket filed with runbook attached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18 — CAB approval; DNS cutover (Shell DNS → Front Door endpoint); zero-downtime slot swap (production ← staging); 60-min observation window; pilot vendor cycle kick-off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19 — Pilot cycle progresses through Module A → Module B; Zensar Tech Lead pair-shadowing the lead Shell VMO coordinator; App Insights monitored live; daily check-in</w:t>
            </w:r>
          </w:p>
          <w:p>
            <w:pPr>
              <w:spacing w:after="40" w:before="0"/>
            </w:pPr>
            <w:r>
              <w:rPr>
                <w:rFonts w:ascii="Calibri" w:hAnsi="Calibri"/>
                <w:b/>
                <w:color w:val="0F5BA8"/>
                <w:sz w:val="20"/>
              </w:rPr>
              <w:t xml:space="preserve">• </w:t>
            </w:r>
            <w:r>
              <w:rPr>
                <w:rFonts w:ascii="Calibri" w:hAnsi="Calibri"/>
                <w:color w:val="1E293B"/>
                <w:sz w:val="20"/>
              </w:rPr>
              <w:t>Day 20 — Pilot cycle continues; handover artefacts finalised (runbook v1.0, decision log, architecture pack); coordinator training session #1 delivered and recorded; end-of-engagement retro; defect-warranty period begins Monday Week 5</w:t>
            </w:r>
          </w:p>
        </w:tc>
        <w:tc>
          <w:tcPr>
            <w:tcW w:w="2012" w:type="dxa"/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1E293B"/>
                <w:sz w:val="20"/>
              </w:rPr>
              <w:t>Shell IT Security sign-off (Day 17), Shell CAB approval (Day 18), pilot-vendor cycle pre-agreed, coordinator availability for training (Day 20)</w:t>
            </w:r>
          </w:p>
        </w:tc>
      </w:tr>
    </w:tbl>
    <w:p w14:paraId="289DB146" w14:textId="2911F4A3" w:rsidR="33F8FAEA" w:rsidRDefault="33F8FAEA" w:rsidP="33F8FAEA">
      <w:pPr>
        <w:pStyle w:val="Heading1"/>
      </w:pPr>
    </w:p>
    <w:p w14:paraId="54FCB41D" w14:textId="50C07421" w:rsidR="00D15343" w:rsidRDefault="33F8FAEA">
      <w:pPr>
        <w:pStyle w:val="Heading1"/>
      </w:pPr>
      <w:r>
        <w:t>5. Assumptions</w:t>
      </w:r>
    </w:p>
    <w:p w14:paraId="611EA26E" w14:textId="1117B8C3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 xml:space="preserve">Shell </w:t>
      </w:r>
      <w:r w:rsidR="00BA4DC0">
        <w:t>provides</w:t>
      </w:r>
      <w:r>
        <w:t xml:space="preserve"> all pre-</w:t>
      </w:r>
      <w:r w:rsidR="00BA4DC0">
        <w:t>mobilization</w:t>
      </w:r>
      <w:r>
        <w:t xml:space="preserve"> access</w:t>
      </w:r>
      <w:r w:rsidR="00BA4DC0">
        <w:t>, hardware &amp; software</w:t>
      </w:r>
      <w:r>
        <w:t xml:space="preserve"> before Day 1; no Phase-0 buffer.</w:t>
      </w:r>
    </w:p>
    <w:p w14:paraId="3BD8DD41" w14:textId="53182CD5" w:rsidR="00D15343" w:rsidRDefault="33F8FAEA">
      <w:pPr>
        <w:spacing w:after="40"/>
        <w:ind w:left="280"/>
      </w:pPr>
      <w:r w:rsidRPr="33F8FAEA">
        <w:rPr>
          <w:b/>
          <w:bCs/>
        </w:rPr>
        <w:t xml:space="preserve">•  </w:t>
      </w:r>
      <w:r>
        <w:t xml:space="preserve">Zensar team 100% allocated through the </w:t>
      </w:r>
      <w:r w:rsidR="00265151">
        <w:t>four</w:t>
      </w:r>
      <w:r>
        <w:t xml:space="preserve"> development weeks (Weeks 1-</w:t>
      </w:r>
      <w:r w:rsidR="0CE49734">
        <w:t>4</w:t>
      </w:r>
      <w:r>
        <w:t>); deployment and warranty support in Week 4</w:t>
      </w:r>
      <w:r w:rsidR="39847C86">
        <w:t>, with all the accesses and Licenses</w:t>
      </w:r>
      <w:r>
        <w:t>.</w:t>
      </w:r>
    </w:p>
    <w:p w14:paraId="32DC4C2E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Pilot comprises a single vendor cycle.</w:t>
      </w:r>
    </w:p>
    <w:p w14:paraId="00F5F945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POC functional behaviour accepted as baseline; only integration and platform re-engineered.</w:t>
      </w:r>
    </w:p>
    <w:p w14:paraId="1E91AF70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English-only, web-only, single-tenant delivery.</w:t>
      </w:r>
    </w:p>
    <w:p w14:paraId="06CB7922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All attendees reside within or are invitable from Shell M365.</w:t>
      </w:r>
    </w:p>
    <w:p w14:paraId="254B0379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LLM provider chosen and contracted before Day 1.</w:t>
      </w:r>
    </w:p>
    <w:p w14:paraId="0FE909DB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Scorecard taxonomy locked at the Day-2 design checkpoint.</w:t>
      </w:r>
    </w:p>
    <w:p w14:paraId="22DDAF24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Shell names three UAT coordinators and pre-agrees one pilot vendor.</w:t>
      </w:r>
    </w:p>
    <w:p w14:paraId="3B96AEEA" w14:textId="4D998761" w:rsidR="00C80D96" w:rsidRDefault="000D25F8" w:rsidP="71555487">
      <w:pPr>
        <w:spacing w:after="40"/>
        <w:ind w:left="280"/>
      </w:pPr>
      <w:r>
        <w:rPr>
          <w:b/>
        </w:rPr>
        <w:t xml:space="preserve">•  </w:t>
      </w:r>
      <w:r>
        <w:t>Design frozen at the end of Week 1</w:t>
      </w:r>
      <w:r w:rsidR="0B1EE0B2">
        <w:t>.</w:t>
      </w:r>
    </w:p>
    <w:p w14:paraId="7FCD7124" w14:textId="77777777" w:rsidR="00D15343" w:rsidRDefault="000D25F8">
      <w:pPr>
        <w:pStyle w:val="Heading1"/>
      </w:pPr>
      <w:r>
        <w:t>6. Dependencies</w:t>
      </w:r>
    </w:p>
    <w:p w14:paraId="70595122" w14:textId="77777777" w:rsidR="00D15343" w:rsidRDefault="000D25F8">
      <w:pPr>
        <w:spacing w:after="80"/>
      </w:pPr>
      <w:r>
        <w:t>The four-week plan assumes Shell provisions all items below before Day 1; any gap blocks the dependent capability and risks the schedule.</w:t>
      </w:r>
    </w:p>
    <w:tbl>
      <w:tblPr>
        <w:tblStyle w:val="GridTable4-Accent1"/>
        <w:tblW w:w="9361" w:type="dxa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690"/>
        <w:gridCol w:w="3778"/>
        <w:gridCol w:w="4893"/>
      </w:tblGrid>
      <w:tr w:rsidR="00D15343" w14:paraId="48A0F168" w14:textId="77777777" w:rsidTr="736AB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40F3E87D" w14:textId="134DF315" w:rsidR="6E8482D8" w:rsidRDefault="6E8482D8" w:rsidP="6E8482D8">
            <w:pPr>
              <w:rPr>
                <w:sz w:val="19"/>
                <w:szCs w:val="19"/>
              </w:rPr>
            </w:pPr>
          </w:p>
        </w:tc>
        <w:tc>
          <w:tcPr>
            <w:tcW w:w="3120" w:type="dxa"/>
          </w:tcPr>
          <w:p w14:paraId="1E5A74F1" w14:textId="77777777" w:rsidR="00D15343" w:rsidRDefault="000D2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Category</w:t>
            </w:r>
          </w:p>
        </w:tc>
        <w:tc>
          <w:tcPr>
            <w:tcW w:w="3121" w:type="dxa"/>
          </w:tcPr>
          <w:p w14:paraId="1C38D88F" w14:textId="77777777" w:rsidR="00D15343" w:rsidRDefault="000D2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Items</w:t>
            </w:r>
          </w:p>
        </w:tc>
      </w:tr>
      <w:tr w:rsidR="00D15343" w14:paraId="6CEDB7CA" w14:textId="77777777" w:rsidTr="736AB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3CB275E3" w14:textId="6623F7D6" w:rsidR="5643C27A" w:rsidRPr="6E8482D8" w:rsidRDefault="5643C27A" w:rsidP="6E8482D8">
            <w:pPr>
              <w:rPr>
                <w:sz w:val="19"/>
                <w:szCs w:val="19"/>
              </w:rPr>
            </w:pPr>
            <w:del w:id="1" w:author="Microsoft Word" w:date="2026-06-04T15:24:00Z" w16du:dateUtc="2026-06-04T09:54:00Z">
              <w:r w:rsidRPr="6E8482D8">
                <w:rPr>
                  <w:sz w:val="19"/>
                  <w:szCs w:val="19"/>
                </w:rPr>
                <w:delText>1</w:delText>
              </w:r>
            </w:del>
          </w:p>
        </w:tc>
        <w:tc>
          <w:tcPr>
            <w:tcW w:w="3120" w:type="dxa"/>
          </w:tcPr>
          <w:p w14:paraId="4DEAE30E" w14:textId="77777777" w:rsidR="00D15343" w:rsidRDefault="000D25F8" w:rsidP="7F6F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A134557">
              <w:rPr>
                <w:sz w:val="19"/>
                <w:szCs w:val="19"/>
              </w:rPr>
              <w:t>Shell Identity / Entra</w:t>
            </w:r>
          </w:p>
        </w:tc>
        <w:tc>
          <w:tcPr>
            <w:tcW w:w="3121" w:type="dxa"/>
          </w:tcPr>
          <w:p w14:paraId="7785A18A" w14:textId="10CADB7F" w:rsidR="00D15343" w:rsidRDefault="2A2C0655" w:rsidP="3A294858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A294858">
              <w:rPr>
                <w:sz w:val="19"/>
                <w:szCs w:val="19"/>
              </w:rPr>
              <w:t>2 app registrations (</w:t>
            </w:r>
            <w:proofErr w:type="spellStart"/>
            <w:r w:rsidRPr="3A294858">
              <w:rPr>
                <w:sz w:val="19"/>
                <w:szCs w:val="19"/>
              </w:rPr>
              <w:t>NonProd</w:t>
            </w:r>
            <w:proofErr w:type="spellEnd"/>
            <w:r w:rsidRPr="3A294858">
              <w:rPr>
                <w:sz w:val="19"/>
                <w:szCs w:val="19"/>
              </w:rPr>
              <w:t xml:space="preserve"> and Prod)</w:t>
            </w:r>
          </w:p>
          <w:p w14:paraId="31F6E74C" w14:textId="1ECAE26B" w:rsidR="00D15343" w:rsidRDefault="2A2C0655" w:rsidP="3A294858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A294858">
              <w:rPr>
                <w:sz w:val="19"/>
                <w:szCs w:val="19"/>
              </w:rPr>
              <w:t>Certificate credentials for each app registration</w:t>
            </w:r>
          </w:p>
          <w:p w14:paraId="1F3732C2" w14:textId="2CA26887" w:rsidR="00D15343" w:rsidRDefault="2A2C0655" w:rsidP="3A294858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A294858">
              <w:rPr>
                <w:sz w:val="19"/>
                <w:szCs w:val="19"/>
              </w:rPr>
              <w:t xml:space="preserve">Graph application-permission admin consent for the following permissions: </w:t>
            </w:r>
          </w:p>
          <w:p w14:paraId="79AC9D1F" w14:textId="6BE31F63" w:rsidR="00D15343" w:rsidRDefault="2A2C0655" w:rsidP="3A294858">
            <w:pPr>
              <w:pStyle w:val="ListParagraph"/>
              <w:numPr>
                <w:ilvl w:val="1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3A294858">
              <w:rPr>
                <w:sz w:val="19"/>
                <w:szCs w:val="19"/>
              </w:rPr>
              <w:t>Mail.Send</w:t>
            </w:r>
            <w:proofErr w:type="spellEnd"/>
          </w:p>
          <w:p w14:paraId="0F0B92CA" w14:textId="45EBCA61" w:rsidR="00D15343" w:rsidRDefault="2A2C0655" w:rsidP="3A294858">
            <w:pPr>
              <w:pStyle w:val="ListParagraph"/>
              <w:numPr>
                <w:ilvl w:val="1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3A294858">
              <w:rPr>
                <w:sz w:val="19"/>
                <w:szCs w:val="19"/>
              </w:rPr>
              <w:t>Calendars.ReadWrite</w:t>
            </w:r>
            <w:proofErr w:type="spellEnd"/>
          </w:p>
          <w:p w14:paraId="0A4D8672" w14:textId="5F002540" w:rsidR="00D15343" w:rsidRDefault="2A2C0655" w:rsidP="3A294858">
            <w:pPr>
              <w:pStyle w:val="ListParagraph"/>
              <w:numPr>
                <w:ilvl w:val="1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3A294858">
              <w:rPr>
                <w:sz w:val="19"/>
                <w:szCs w:val="19"/>
              </w:rPr>
              <w:t>OnlineMeetings.ReadWrite.All</w:t>
            </w:r>
            <w:proofErr w:type="spellEnd"/>
          </w:p>
          <w:p w14:paraId="0BB44127" w14:textId="50A65633" w:rsidR="00D15343" w:rsidRDefault="2A2C0655" w:rsidP="3A294858">
            <w:pPr>
              <w:pStyle w:val="ListParagraph"/>
              <w:numPr>
                <w:ilvl w:val="1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3A294858">
              <w:rPr>
                <w:sz w:val="19"/>
                <w:szCs w:val="19"/>
              </w:rPr>
              <w:t>User.Read.All</w:t>
            </w:r>
            <w:proofErr w:type="spellEnd"/>
          </w:p>
          <w:p w14:paraId="0FAF2E87" w14:textId="2E5AB16D" w:rsidR="00D15343" w:rsidRDefault="2A2C0655" w:rsidP="3A294858">
            <w:pPr>
              <w:pStyle w:val="ListParagraph"/>
              <w:numPr>
                <w:ilvl w:val="1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3A294858">
              <w:rPr>
                <w:sz w:val="19"/>
                <w:szCs w:val="19"/>
              </w:rPr>
              <w:t>MailboxSettings.Read</w:t>
            </w:r>
            <w:proofErr w:type="spellEnd"/>
          </w:p>
          <w:p w14:paraId="260CF370" w14:textId="6AC24EB2" w:rsidR="00D15343" w:rsidRDefault="2A2C0655" w:rsidP="3A294858">
            <w:pPr>
              <w:pStyle w:val="ListParagraph"/>
              <w:numPr>
                <w:ilvl w:val="1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3A294858">
              <w:rPr>
                <w:sz w:val="19"/>
                <w:szCs w:val="19"/>
              </w:rPr>
              <w:t>Group.Read.All</w:t>
            </w:r>
            <w:proofErr w:type="spellEnd"/>
          </w:p>
          <w:p w14:paraId="10814BE3" w14:textId="70A5B59F" w:rsidR="00D15343" w:rsidRDefault="2A2C0655" w:rsidP="3A294858">
            <w:pPr>
              <w:pStyle w:val="ListParagraph"/>
              <w:numPr>
                <w:ilvl w:val="1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3A294858">
              <w:rPr>
                <w:sz w:val="19"/>
                <w:szCs w:val="19"/>
              </w:rPr>
              <w:t>Mail.Read</w:t>
            </w:r>
            <w:proofErr w:type="spellEnd"/>
            <w:r w:rsidRPr="3A294858">
              <w:rPr>
                <w:sz w:val="19"/>
                <w:szCs w:val="19"/>
              </w:rPr>
              <w:t xml:space="preserve"> / </w:t>
            </w:r>
            <w:proofErr w:type="spellStart"/>
            <w:r w:rsidRPr="3A294858">
              <w:rPr>
                <w:sz w:val="19"/>
                <w:szCs w:val="19"/>
              </w:rPr>
              <w:t>Mail.ReadWrite</w:t>
            </w:r>
            <w:proofErr w:type="spellEnd"/>
            <w:r w:rsidRPr="3A294858">
              <w:rPr>
                <w:sz w:val="19"/>
                <w:szCs w:val="19"/>
              </w:rPr>
              <w:t xml:space="preserve"> (if email-reply scorecard is enabled)</w:t>
            </w:r>
          </w:p>
          <w:p w14:paraId="760FABD9" w14:textId="7517731B" w:rsidR="00D15343" w:rsidRDefault="2A2C0655" w:rsidP="3A294858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A294858">
              <w:rPr>
                <w:sz w:val="19"/>
                <w:szCs w:val="19"/>
              </w:rPr>
              <w:t>OIDC client configuration with redirect URIs</w:t>
            </w:r>
          </w:p>
          <w:p w14:paraId="6C3A3D9C" w14:textId="707014AC" w:rsidR="00D15343" w:rsidRDefault="2A2C0655" w:rsidP="3A294858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A294858">
              <w:rPr>
                <w:sz w:val="19"/>
                <w:szCs w:val="19"/>
              </w:rPr>
              <w:t>Entra security groups for 4 app roles</w:t>
            </w:r>
          </w:p>
          <w:p w14:paraId="277133EE" w14:textId="0D351960" w:rsidR="00D15343" w:rsidRDefault="2A2C0655" w:rsidP="3A294858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A294858">
              <w:rPr>
                <w:sz w:val="19"/>
                <w:szCs w:val="19"/>
              </w:rPr>
              <w:t>Exchange Application Access Policy scoping the service mailbox</w:t>
            </w:r>
          </w:p>
          <w:p w14:paraId="5492E0BF" w14:textId="3958A92A" w:rsidR="00D15343" w:rsidRDefault="2A2C0655" w:rsidP="3A294858">
            <w:pPr>
              <w:pStyle w:val="ListParagraph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A294858">
              <w:rPr>
                <w:sz w:val="19"/>
                <w:szCs w:val="19"/>
              </w:rPr>
              <w:t>Conditional Access exemption for the service principal</w:t>
            </w:r>
          </w:p>
          <w:p w14:paraId="67E06D9F" w14:textId="01330ED6" w:rsidR="00D15343" w:rsidRDefault="00D15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D15343" w14:paraId="18A91EB2" w14:textId="77777777" w:rsidTr="736AB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241BD0F7" w14:textId="7D252B49" w:rsidR="6E8482D8" w:rsidRDefault="520EB199" w:rsidP="6E8482D8">
            <w:pPr>
              <w:rPr>
                <w:sz w:val="19"/>
                <w:szCs w:val="19"/>
              </w:rPr>
            </w:pPr>
            <w:r w:rsidRPr="43E20A52">
              <w:rPr>
                <w:sz w:val="19"/>
                <w:szCs w:val="19"/>
              </w:rPr>
              <w:t>2</w:t>
            </w:r>
          </w:p>
        </w:tc>
        <w:tc>
          <w:tcPr>
            <w:tcW w:w="3120" w:type="dxa"/>
          </w:tcPr>
          <w:p w14:paraId="5BFC3019" w14:textId="77777777" w:rsidR="00D15343" w:rsidRDefault="000D25F8" w:rsidP="7F6F3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A134557">
              <w:rPr>
                <w:sz w:val="19"/>
                <w:szCs w:val="19"/>
              </w:rPr>
              <w:t>Microsoft 365 messaging &amp; calendar</w:t>
            </w:r>
          </w:p>
        </w:tc>
        <w:tc>
          <w:tcPr>
            <w:tcW w:w="3121" w:type="dxa"/>
          </w:tcPr>
          <w:p w14:paraId="0EE8E7A8" w14:textId="028070D1" w:rsidR="00D15343" w:rsidRDefault="33F8FAEA" w:rsidP="048ADB4C">
            <w:pPr>
              <w:pStyle w:val="ListParagraph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3F8FAEA">
              <w:rPr>
                <w:sz w:val="19"/>
                <w:szCs w:val="19"/>
              </w:rPr>
              <w:t xml:space="preserve">Service mailbox </w:t>
            </w:r>
            <w:r w:rsidR="7D6F7C4A" w:rsidRPr="048ADB4C">
              <w:rPr>
                <w:sz w:val="19"/>
                <w:szCs w:val="19"/>
              </w:rPr>
              <w:t xml:space="preserve">(e.g. </w:t>
            </w:r>
            <w:hyperlink r:id="rId11">
              <w:r w:rsidR="7D6F7C4A" w:rsidRPr="048ADB4C">
                <w:rPr>
                  <w:rStyle w:val="Hyperlink"/>
                  <w:sz w:val="19"/>
                  <w:szCs w:val="19"/>
                </w:rPr>
                <w:t>vendorpulse-svc@shell.com</w:t>
              </w:r>
            </w:hyperlink>
            <w:r w:rsidR="7D6F7C4A" w:rsidRPr="048ADB4C">
              <w:rPr>
                <w:sz w:val="19"/>
                <w:szCs w:val="19"/>
              </w:rPr>
              <w:t>) with</w:t>
            </w:r>
            <w:r w:rsidRPr="33F8FAEA">
              <w:rPr>
                <w:sz w:val="19"/>
                <w:szCs w:val="19"/>
              </w:rPr>
              <w:t xml:space="preserve"> E3/E5 </w:t>
            </w:r>
            <w:proofErr w:type="spellStart"/>
            <w:r w:rsidRPr="33F8FAEA">
              <w:rPr>
                <w:sz w:val="19"/>
                <w:szCs w:val="19"/>
              </w:rPr>
              <w:t>licence</w:t>
            </w:r>
            <w:proofErr w:type="spellEnd"/>
          </w:p>
          <w:p w14:paraId="0594CF1E" w14:textId="6BAC64C1" w:rsidR="00D15343" w:rsidRDefault="7D6F7C4A" w:rsidP="048ADB4C">
            <w:pPr>
              <w:pStyle w:val="ListParagraph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48ADB4C">
              <w:rPr>
                <w:sz w:val="19"/>
                <w:szCs w:val="19"/>
              </w:rPr>
              <w:t>Mailbox</w:t>
            </w:r>
            <w:r w:rsidR="33F8FAEA" w:rsidRPr="33F8FAEA">
              <w:rPr>
                <w:sz w:val="19"/>
                <w:szCs w:val="19"/>
              </w:rPr>
              <w:t xml:space="preserve"> storage </w:t>
            </w:r>
            <w:r w:rsidRPr="048ADB4C">
              <w:rPr>
                <w:sz w:val="19"/>
                <w:szCs w:val="19"/>
              </w:rPr>
              <w:t>and</w:t>
            </w:r>
            <w:r w:rsidR="33F8FAEA" w:rsidRPr="33F8FAEA">
              <w:rPr>
                <w:sz w:val="19"/>
                <w:szCs w:val="19"/>
              </w:rPr>
              <w:t xml:space="preserve"> retention</w:t>
            </w:r>
            <w:r w:rsidRPr="048ADB4C">
              <w:rPr>
                <w:sz w:val="19"/>
                <w:szCs w:val="19"/>
              </w:rPr>
              <w:t xml:space="preserve"> policy configuration</w:t>
            </w:r>
          </w:p>
          <w:p w14:paraId="39E08779" w14:textId="55BF433C" w:rsidR="00D15343" w:rsidRDefault="33F8FAEA" w:rsidP="048ADB4C">
            <w:pPr>
              <w:pStyle w:val="ListParagraph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3F8FAEA">
              <w:rPr>
                <w:sz w:val="19"/>
                <w:szCs w:val="19"/>
              </w:rPr>
              <w:t>Teams meeting policy for the service mailbox</w:t>
            </w:r>
          </w:p>
          <w:p w14:paraId="7E98914A" w14:textId="259E14C2" w:rsidR="00D15343" w:rsidRDefault="7D6F7C4A" w:rsidP="048ADB4C">
            <w:pPr>
              <w:pStyle w:val="ListParagraph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48ADB4C">
              <w:rPr>
                <w:sz w:val="19"/>
                <w:szCs w:val="19"/>
              </w:rPr>
              <w:t>External</w:t>
            </w:r>
            <w:r w:rsidR="33F8FAEA" w:rsidRPr="33F8FAEA">
              <w:rPr>
                <w:sz w:val="19"/>
                <w:szCs w:val="19"/>
              </w:rPr>
              <w:t>/guest meeting policy for vendor attendees</w:t>
            </w:r>
          </w:p>
          <w:p w14:paraId="3710F4B5" w14:textId="3509AC74" w:rsidR="00D15343" w:rsidRDefault="33F8FAEA" w:rsidP="048ADB4C">
            <w:pPr>
              <w:pStyle w:val="ListParagraph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33F8FAEA">
              <w:rPr>
                <w:sz w:val="19"/>
                <w:szCs w:val="19"/>
              </w:rPr>
              <w:t>Litmus / Email-on-Acid for email-render QA</w:t>
            </w:r>
          </w:p>
          <w:p w14:paraId="776A74D6" w14:textId="560C090A" w:rsidR="00D15343" w:rsidRDefault="00D15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0FFACBAB" w14:textId="77777777" w:rsidTr="736AB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0D96F767" w14:textId="71380EC4" w:rsidR="6E8482D8" w:rsidRDefault="0752D0BD" w:rsidP="6E8482D8">
            <w:pPr>
              <w:rPr>
                <w:sz w:val="19"/>
                <w:szCs w:val="19"/>
              </w:rPr>
            </w:pPr>
            <w:r w:rsidRPr="43E20A52">
              <w:rPr>
                <w:sz w:val="19"/>
                <w:szCs w:val="19"/>
              </w:rPr>
              <w:t>3</w:t>
            </w:r>
          </w:p>
        </w:tc>
        <w:tc>
          <w:tcPr>
            <w:tcW w:w="3120" w:type="dxa"/>
          </w:tcPr>
          <w:p w14:paraId="4AC20AD4" w14:textId="77777777" w:rsidR="00D15343" w:rsidRDefault="000D25F8" w:rsidP="7F6F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A134557">
              <w:rPr>
                <w:sz w:val="19"/>
                <w:szCs w:val="19"/>
              </w:rPr>
              <w:t>Azure infrastructure</w:t>
            </w:r>
          </w:p>
        </w:tc>
        <w:tc>
          <w:tcPr>
            <w:tcW w:w="3121" w:type="dxa"/>
          </w:tcPr>
          <w:p w14:paraId="4CF3C1A6" w14:textId="49B35229" w:rsidR="00D15343" w:rsidRDefault="2D9D0A12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>Azure subscription with</w:t>
            </w:r>
            <w:r w:rsidR="000D25F8" w:rsidRPr="6E49F46C">
              <w:rPr>
                <w:sz w:val="19"/>
                <w:szCs w:val="19"/>
              </w:rPr>
              <w:t xml:space="preserve"> deploy access</w:t>
            </w:r>
          </w:p>
          <w:p w14:paraId="037F8554" w14:textId="1F235E95" w:rsidR="00D15343" w:rsidRDefault="2D9D0A12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>Resource</w:t>
            </w:r>
            <w:r w:rsidR="000D25F8" w:rsidRPr="6E49F46C">
              <w:rPr>
                <w:sz w:val="19"/>
                <w:szCs w:val="19"/>
              </w:rPr>
              <w:t xml:space="preserve"> groups</w:t>
            </w:r>
            <w:r w:rsidRPr="6E49F46C">
              <w:rPr>
                <w:sz w:val="19"/>
                <w:szCs w:val="19"/>
              </w:rPr>
              <w:t xml:space="preserve"> for environment separation</w:t>
            </w:r>
          </w:p>
          <w:p w14:paraId="4A6B6AC1" w14:textId="3B7CC9BE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 xml:space="preserve">App Service Plan (P1v3 </w:t>
            </w:r>
            <w:r w:rsidR="2D9D0A12" w:rsidRPr="6E49F46C">
              <w:rPr>
                <w:sz w:val="19"/>
                <w:szCs w:val="19"/>
              </w:rPr>
              <w:t xml:space="preserve">for </w:t>
            </w:r>
            <w:r w:rsidRPr="6E49F46C">
              <w:rPr>
                <w:sz w:val="19"/>
                <w:szCs w:val="19"/>
              </w:rPr>
              <w:t xml:space="preserve">prod / B2 </w:t>
            </w:r>
            <w:r w:rsidR="2D9D0A12" w:rsidRPr="6E49F46C">
              <w:rPr>
                <w:sz w:val="19"/>
                <w:szCs w:val="19"/>
              </w:rPr>
              <w:t xml:space="preserve">for </w:t>
            </w:r>
            <w:proofErr w:type="spellStart"/>
            <w:r w:rsidRPr="6E49F46C">
              <w:rPr>
                <w:sz w:val="19"/>
                <w:szCs w:val="19"/>
              </w:rPr>
              <w:t>nonprod</w:t>
            </w:r>
            <w:proofErr w:type="spellEnd"/>
            <w:r w:rsidR="2D9D0A12" w:rsidRPr="6E49F46C">
              <w:rPr>
                <w:sz w:val="19"/>
                <w:szCs w:val="19"/>
              </w:rPr>
              <w:t>)</w:t>
            </w:r>
          </w:p>
          <w:p w14:paraId="4D9D1BFA" w14:textId="4B4BAAC3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 xml:space="preserve">PostgreSQL Flexible Server </w:t>
            </w:r>
            <w:r w:rsidR="2D9D0A12" w:rsidRPr="6E49F46C">
              <w:rPr>
                <w:sz w:val="19"/>
                <w:szCs w:val="19"/>
              </w:rPr>
              <w:t xml:space="preserve">with </w:t>
            </w:r>
            <w:r w:rsidRPr="6E49F46C">
              <w:rPr>
                <w:sz w:val="19"/>
                <w:szCs w:val="19"/>
              </w:rPr>
              <w:t xml:space="preserve">HA </w:t>
            </w:r>
            <w:r w:rsidR="2D9D0A12" w:rsidRPr="6E49F46C">
              <w:rPr>
                <w:sz w:val="19"/>
                <w:szCs w:val="19"/>
              </w:rPr>
              <w:t xml:space="preserve">for </w:t>
            </w:r>
            <w:r w:rsidRPr="6E49F46C">
              <w:rPr>
                <w:sz w:val="19"/>
                <w:szCs w:val="19"/>
              </w:rPr>
              <w:t>prod</w:t>
            </w:r>
          </w:p>
          <w:p w14:paraId="00161DC5" w14:textId="7D6395A8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>Key Vault</w:t>
            </w:r>
            <w:r w:rsidR="2D9D0A12" w:rsidRPr="6E49F46C">
              <w:rPr>
                <w:sz w:val="19"/>
                <w:szCs w:val="19"/>
              </w:rPr>
              <w:t xml:space="preserve"> for secrets management</w:t>
            </w:r>
          </w:p>
          <w:p w14:paraId="054358EA" w14:textId="6ACC1E79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 xml:space="preserve">Front Door </w:t>
            </w:r>
            <w:r w:rsidR="2D9D0A12" w:rsidRPr="6E49F46C">
              <w:rPr>
                <w:sz w:val="19"/>
                <w:szCs w:val="19"/>
              </w:rPr>
              <w:t>with</w:t>
            </w:r>
            <w:r w:rsidRPr="6E49F46C">
              <w:rPr>
                <w:sz w:val="19"/>
                <w:szCs w:val="19"/>
              </w:rPr>
              <w:t xml:space="preserve"> WAF</w:t>
            </w:r>
            <w:r w:rsidR="2D9D0A12" w:rsidRPr="6E49F46C">
              <w:rPr>
                <w:sz w:val="19"/>
                <w:szCs w:val="19"/>
              </w:rPr>
              <w:t xml:space="preserve"> (Web Application Firewall)</w:t>
            </w:r>
          </w:p>
          <w:p w14:paraId="09F3ECDE" w14:textId="17489C57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 xml:space="preserve">App Insights </w:t>
            </w:r>
            <w:r w:rsidR="2D9D0A12" w:rsidRPr="6E49F46C">
              <w:rPr>
                <w:sz w:val="19"/>
                <w:szCs w:val="19"/>
              </w:rPr>
              <w:t>and</w:t>
            </w:r>
            <w:r w:rsidRPr="6E49F46C">
              <w:rPr>
                <w:sz w:val="19"/>
                <w:szCs w:val="19"/>
              </w:rPr>
              <w:t xml:space="preserve"> Log Analytics</w:t>
            </w:r>
            <w:r w:rsidR="2D9D0A12" w:rsidRPr="6E49F46C">
              <w:rPr>
                <w:sz w:val="19"/>
                <w:szCs w:val="19"/>
              </w:rPr>
              <w:t xml:space="preserve"> for monitoring</w:t>
            </w:r>
          </w:p>
          <w:p w14:paraId="4BBD11B3" w14:textId="59453B64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 xml:space="preserve">DNS/CNAME </w:t>
            </w:r>
            <w:r w:rsidR="2D9D0A12" w:rsidRPr="6E49F46C">
              <w:rPr>
                <w:sz w:val="19"/>
                <w:szCs w:val="19"/>
              </w:rPr>
              <w:t>configuration with</w:t>
            </w:r>
            <w:r w:rsidRPr="6E49F46C">
              <w:rPr>
                <w:sz w:val="19"/>
                <w:szCs w:val="19"/>
              </w:rPr>
              <w:t xml:space="preserve"> TLS </w:t>
            </w:r>
            <w:r w:rsidR="2D9D0A12" w:rsidRPr="6E49F46C">
              <w:rPr>
                <w:sz w:val="19"/>
                <w:szCs w:val="19"/>
              </w:rPr>
              <w:t>certificate</w:t>
            </w:r>
          </w:p>
          <w:p w14:paraId="5FD1E19D" w14:textId="1A9570AF" w:rsidR="00D15343" w:rsidRDefault="2D9D0A12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>Private</w:t>
            </w:r>
            <w:r w:rsidR="000D25F8" w:rsidRPr="6E49F46C">
              <w:rPr>
                <w:sz w:val="19"/>
                <w:szCs w:val="19"/>
              </w:rPr>
              <w:t xml:space="preserve"> endpoints </w:t>
            </w:r>
            <w:r w:rsidRPr="6E49F46C">
              <w:rPr>
                <w:sz w:val="19"/>
                <w:szCs w:val="19"/>
              </w:rPr>
              <w:t>and</w:t>
            </w:r>
            <w:r w:rsidR="000D25F8" w:rsidRPr="6E49F46C">
              <w:rPr>
                <w:sz w:val="19"/>
                <w:szCs w:val="19"/>
              </w:rPr>
              <w:t xml:space="preserve"> </w:t>
            </w:r>
            <w:proofErr w:type="spellStart"/>
            <w:r w:rsidR="000D25F8" w:rsidRPr="6E49F46C">
              <w:rPr>
                <w:sz w:val="19"/>
                <w:szCs w:val="19"/>
              </w:rPr>
              <w:t>VNet</w:t>
            </w:r>
            <w:proofErr w:type="spellEnd"/>
            <w:r w:rsidR="000D25F8" w:rsidRPr="6E49F46C">
              <w:rPr>
                <w:sz w:val="19"/>
                <w:szCs w:val="19"/>
              </w:rPr>
              <w:t xml:space="preserve"> integration</w:t>
            </w:r>
          </w:p>
          <w:p w14:paraId="47D2047C" w14:textId="3881F655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>Managed Identity role assignments</w:t>
            </w:r>
          </w:p>
          <w:p w14:paraId="3E7E055B" w14:textId="73785C78" w:rsidR="00D15343" w:rsidRDefault="2D9D0A12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>Outbound</w:t>
            </w:r>
            <w:r w:rsidR="000D25F8" w:rsidRPr="6E49F46C">
              <w:rPr>
                <w:sz w:val="19"/>
                <w:szCs w:val="19"/>
              </w:rPr>
              <w:t xml:space="preserve"> NAT/egress allow-listing to Graph </w:t>
            </w:r>
            <w:r w:rsidRPr="6E49F46C">
              <w:rPr>
                <w:sz w:val="19"/>
                <w:szCs w:val="19"/>
              </w:rPr>
              <w:t>and</w:t>
            </w:r>
            <w:r w:rsidR="000D25F8" w:rsidRPr="6E49F46C">
              <w:rPr>
                <w:sz w:val="19"/>
                <w:szCs w:val="19"/>
              </w:rPr>
              <w:t xml:space="preserve"> LLM</w:t>
            </w:r>
            <w:r w:rsidRPr="6E49F46C">
              <w:rPr>
                <w:sz w:val="19"/>
                <w:szCs w:val="19"/>
              </w:rPr>
              <w:t xml:space="preserve"> endpoints</w:t>
            </w:r>
          </w:p>
          <w:p w14:paraId="7C01A2ED" w14:textId="45135A97" w:rsidR="00D15343" w:rsidRDefault="000D25F8" w:rsidP="6E49F46C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6E49F46C">
              <w:rPr>
                <w:sz w:val="19"/>
                <w:szCs w:val="19"/>
              </w:rPr>
              <w:t xml:space="preserve">Azure Policy </w:t>
            </w:r>
            <w:r w:rsidR="2D9D0A12" w:rsidRPr="6E49F46C">
              <w:rPr>
                <w:sz w:val="19"/>
                <w:szCs w:val="19"/>
              </w:rPr>
              <w:t>and</w:t>
            </w:r>
            <w:r w:rsidRPr="6E49F46C">
              <w:rPr>
                <w:sz w:val="19"/>
                <w:szCs w:val="19"/>
              </w:rPr>
              <w:t xml:space="preserve"> tagging compliance</w:t>
            </w:r>
            <w:r w:rsidR="2D9D0A12" w:rsidRPr="6E49F46C">
              <w:rPr>
                <w:sz w:val="19"/>
                <w:szCs w:val="19"/>
              </w:rPr>
              <w:t xml:space="preserve"> enforcement</w:t>
            </w:r>
          </w:p>
          <w:p w14:paraId="3C03730B" w14:textId="7C4FD89B" w:rsidR="00D15343" w:rsidRDefault="00D15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4341E6AE" w14:textId="77777777" w:rsidTr="736AB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6B7D0FB3" w14:textId="62B5A4DB" w:rsidR="6E8482D8" w:rsidRDefault="07E5B656" w:rsidP="6E8482D8">
            <w:pPr>
              <w:rPr>
                <w:sz w:val="19"/>
                <w:szCs w:val="19"/>
              </w:rPr>
            </w:pPr>
            <w:r w:rsidRPr="43E20A52">
              <w:rPr>
                <w:sz w:val="19"/>
                <w:szCs w:val="19"/>
              </w:rPr>
              <w:t>4</w:t>
            </w:r>
          </w:p>
        </w:tc>
        <w:tc>
          <w:tcPr>
            <w:tcW w:w="3120" w:type="dxa"/>
          </w:tcPr>
          <w:p w14:paraId="493F6D74" w14:textId="77777777" w:rsidR="00D15343" w:rsidRDefault="000D25F8" w:rsidP="7F6F3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A134557">
              <w:rPr>
                <w:sz w:val="19"/>
                <w:szCs w:val="19"/>
              </w:rPr>
              <w:t>LLM provider</w:t>
            </w:r>
          </w:p>
        </w:tc>
        <w:tc>
          <w:tcPr>
            <w:tcW w:w="3121" w:type="dxa"/>
          </w:tcPr>
          <w:p w14:paraId="3C80421C" w14:textId="7A0217E6" w:rsidR="00D15343" w:rsidRDefault="000D25F8" w:rsidP="5139E4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5139E4E1">
              <w:rPr>
                <w:sz w:val="19"/>
                <w:szCs w:val="19"/>
              </w:rPr>
              <w:t xml:space="preserve">Anthropic enterprise account </w:t>
            </w:r>
            <w:r w:rsidR="615388A2" w:rsidRPr="5139E4E1">
              <w:rPr>
                <w:sz w:val="19"/>
                <w:szCs w:val="19"/>
              </w:rPr>
              <w:t>with</w:t>
            </w:r>
            <w:r w:rsidRPr="5139E4E1">
              <w:rPr>
                <w:sz w:val="19"/>
                <w:szCs w:val="19"/>
              </w:rPr>
              <w:t xml:space="preserve"> DPA (zero-retention / no-training / EU</w:t>
            </w:r>
            <w:r w:rsidR="615388A2" w:rsidRPr="5139E4E1">
              <w:rPr>
                <w:sz w:val="19"/>
                <w:szCs w:val="19"/>
              </w:rPr>
              <w:t xml:space="preserve"> compliance)</w:t>
            </w:r>
          </w:p>
          <w:p w14:paraId="7E15D98A" w14:textId="61E375D5" w:rsidR="00D15343" w:rsidRDefault="615388A2" w:rsidP="5139E4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5139E4E1">
              <w:rPr>
                <w:sz w:val="19"/>
                <w:szCs w:val="19"/>
              </w:rPr>
              <w:t>Anthropic</w:t>
            </w:r>
            <w:r w:rsidR="000D25F8" w:rsidRPr="5139E4E1">
              <w:rPr>
                <w:sz w:val="19"/>
                <w:szCs w:val="19"/>
              </w:rPr>
              <w:t xml:space="preserve"> API key </w:t>
            </w:r>
            <w:r w:rsidRPr="5139E4E1">
              <w:rPr>
                <w:sz w:val="19"/>
                <w:szCs w:val="19"/>
              </w:rPr>
              <w:t xml:space="preserve">stored </w:t>
            </w:r>
            <w:r w:rsidR="000D25F8" w:rsidRPr="5139E4E1">
              <w:rPr>
                <w:sz w:val="19"/>
                <w:szCs w:val="19"/>
              </w:rPr>
              <w:t>in Key Vault</w:t>
            </w:r>
          </w:p>
          <w:p w14:paraId="7A2D577B" w14:textId="3FFC58A0" w:rsidR="00D15343" w:rsidRDefault="615388A2" w:rsidP="5139E4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5139E4E1">
              <w:rPr>
                <w:sz w:val="19"/>
                <w:szCs w:val="19"/>
              </w:rPr>
              <w:t>Monthly</w:t>
            </w:r>
            <w:r w:rsidR="000D25F8" w:rsidRPr="5139E4E1">
              <w:rPr>
                <w:sz w:val="19"/>
                <w:szCs w:val="19"/>
              </w:rPr>
              <w:t xml:space="preserve"> token budget</w:t>
            </w:r>
            <w:r w:rsidRPr="5139E4E1">
              <w:rPr>
                <w:sz w:val="19"/>
                <w:szCs w:val="19"/>
              </w:rPr>
              <w:t xml:space="preserve"> configured for Anthropic account</w:t>
            </w:r>
          </w:p>
          <w:p w14:paraId="6ABFD77B" w14:textId="397F836F" w:rsidR="00D15343" w:rsidRDefault="000D25F8" w:rsidP="5139E4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5139E4E1">
              <w:rPr>
                <w:sz w:val="19"/>
                <w:szCs w:val="19"/>
              </w:rPr>
              <w:t xml:space="preserve">OR Azure OpenAI quota </w:t>
            </w:r>
            <w:r w:rsidR="615388A2" w:rsidRPr="5139E4E1">
              <w:rPr>
                <w:sz w:val="19"/>
                <w:szCs w:val="19"/>
              </w:rPr>
              <w:t>with GPT</w:t>
            </w:r>
            <w:r w:rsidRPr="5139E4E1">
              <w:rPr>
                <w:sz w:val="19"/>
                <w:szCs w:val="19"/>
              </w:rPr>
              <w:t>-4o-class chat deployment</w:t>
            </w:r>
          </w:p>
          <w:p w14:paraId="7EDFB32A" w14:textId="784D2994" w:rsidR="00D15343" w:rsidRDefault="615388A2" w:rsidP="5139E4E1">
            <w:pPr>
              <w:pStyle w:val="ListParagraph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5139E4E1">
              <w:rPr>
                <w:sz w:val="19"/>
                <w:szCs w:val="19"/>
              </w:rPr>
              <w:t>Azure OpenAI</w:t>
            </w:r>
            <w:r w:rsidR="000D25F8" w:rsidRPr="5139E4E1">
              <w:rPr>
                <w:sz w:val="19"/>
                <w:szCs w:val="19"/>
              </w:rPr>
              <w:t xml:space="preserve"> key </w:t>
            </w:r>
            <w:r w:rsidRPr="5139E4E1">
              <w:rPr>
                <w:sz w:val="19"/>
                <w:szCs w:val="19"/>
              </w:rPr>
              <w:t xml:space="preserve">stored </w:t>
            </w:r>
            <w:r w:rsidR="000D25F8" w:rsidRPr="5139E4E1">
              <w:rPr>
                <w:sz w:val="19"/>
                <w:szCs w:val="19"/>
              </w:rPr>
              <w:t>in Key Vault</w:t>
            </w:r>
          </w:p>
          <w:p w14:paraId="20978632" w14:textId="08E8E6DC" w:rsidR="00D15343" w:rsidRDefault="00D153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03B05F25" w14:textId="77777777" w:rsidTr="736AB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303F216D" w14:textId="612D31F7" w:rsidR="6E8482D8" w:rsidRDefault="628837B6" w:rsidP="6E8482D8">
            <w:pPr>
              <w:rPr>
                <w:sz w:val="19"/>
                <w:szCs w:val="19"/>
              </w:rPr>
            </w:pPr>
            <w:r w:rsidRPr="43E20A52">
              <w:rPr>
                <w:sz w:val="19"/>
                <w:szCs w:val="19"/>
              </w:rPr>
              <w:t>5</w:t>
            </w:r>
          </w:p>
        </w:tc>
        <w:tc>
          <w:tcPr>
            <w:tcW w:w="3120" w:type="dxa"/>
          </w:tcPr>
          <w:p w14:paraId="24B66E3C" w14:textId="3EB6613A" w:rsidR="00D15343" w:rsidRDefault="10D4DA71" w:rsidP="7F6F3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3F8FAEA">
              <w:rPr>
                <w:sz w:val="19"/>
                <w:szCs w:val="19"/>
              </w:rPr>
              <w:t xml:space="preserve">Shell </w:t>
            </w:r>
            <w:r w:rsidR="33F8FAEA" w:rsidRPr="33F8FAEA">
              <w:rPr>
                <w:sz w:val="19"/>
                <w:szCs w:val="19"/>
              </w:rPr>
              <w:t>delivery tooling</w:t>
            </w:r>
          </w:p>
        </w:tc>
        <w:tc>
          <w:tcPr>
            <w:tcW w:w="3121" w:type="dxa"/>
          </w:tcPr>
          <w:p w14:paraId="5440AE58" w14:textId="307590CC" w:rsidR="00D15343" w:rsidRDefault="000D25F8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 xml:space="preserve">Developer laptops </w:t>
            </w:r>
            <w:r w:rsidR="2D347470" w:rsidRPr="17BD0049">
              <w:rPr>
                <w:sz w:val="19"/>
                <w:szCs w:val="19"/>
              </w:rPr>
              <w:t>with</w:t>
            </w:r>
            <w:r w:rsidRPr="17BD0049">
              <w:rPr>
                <w:sz w:val="19"/>
                <w:szCs w:val="19"/>
              </w:rPr>
              <w:t xml:space="preserve"> full local dev setup (Python 3.11+, Node.js, Docker, Git) </w:t>
            </w:r>
            <w:r w:rsidR="2D347470" w:rsidRPr="17BD0049">
              <w:rPr>
                <w:sz w:val="19"/>
                <w:szCs w:val="19"/>
              </w:rPr>
              <w:t>and</w:t>
            </w:r>
            <w:r w:rsidRPr="17BD0049">
              <w:rPr>
                <w:sz w:val="19"/>
                <w:szCs w:val="19"/>
              </w:rPr>
              <w:t xml:space="preserve"> admin rights</w:t>
            </w:r>
          </w:p>
          <w:p w14:paraId="67280208" w14:textId="53838E3A" w:rsidR="00D15343" w:rsidRDefault="2D347470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Approved</w:t>
            </w:r>
            <w:r w:rsidR="000D25F8" w:rsidRPr="17BD0049">
              <w:rPr>
                <w:sz w:val="19"/>
                <w:szCs w:val="19"/>
              </w:rPr>
              <w:t xml:space="preserve"> IDE (VS Code or JetBrains) </w:t>
            </w:r>
            <w:r w:rsidRPr="17BD0049">
              <w:rPr>
                <w:sz w:val="19"/>
                <w:szCs w:val="19"/>
              </w:rPr>
              <w:t>with</w:t>
            </w:r>
            <w:r w:rsidR="000D25F8" w:rsidRPr="17BD0049">
              <w:rPr>
                <w:sz w:val="19"/>
                <w:szCs w:val="19"/>
              </w:rPr>
              <w:t xml:space="preserve"> extensions</w:t>
            </w:r>
          </w:p>
          <w:p w14:paraId="64A4DFDC" w14:textId="2DB2DA2D" w:rsidR="00D15343" w:rsidRDefault="000D25F8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 xml:space="preserve">Claude Code / Claude for Work </w:t>
            </w:r>
            <w:proofErr w:type="spellStart"/>
            <w:r w:rsidRPr="17BD0049">
              <w:rPr>
                <w:sz w:val="19"/>
                <w:szCs w:val="19"/>
              </w:rPr>
              <w:t>licences</w:t>
            </w:r>
            <w:proofErr w:type="spellEnd"/>
            <w:r w:rsidRPr="17BD0049">
              <w:rPr>
                <w:sz w:val="19"/>
                <w:szCs w:val="19"/>
              </w:rPr>
              <w:t xml:space="preserve"> </w:t>
            </w:r>
            <w:r w:rsidR="2D347470" w:rsidRPr="17BD0049">
              <w:rPr>
                <w:sz w:val="19"/>
                <w:szCs w:val="19"/>
              </w:rPr>
              <w:t>and</w:t>
            </w:r>
            <w:r w:rsidRPr="17BD0049">
              <w:rPr>
                <w:sz w:val="19"/>
                <w:szCs w:val="19"/>
              </w:rPr>
              <w:t xml:space="preserve"> Anthropic API developer key</w:t>
            </w:r>
          </w:p>
          <w:p w14:paraId="2A42C8B5" w14:textId="09F8B9B1" w:rsidR="00D15343" w:rsidRDefault="2D347470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Source</w:t>
            </w:r>
            <w:r w:rsidR="000D25F8" w:rsidRPr="17BD0049">
              <w:rPr>
                <w:sz w:val="19"/>
                <w:szCs w:val="19"/>
              </w:rPr>
              <w:t xml:space="preserve">-control </w:t>
            </w:r>
            <w:r w:rsidRPr="17BD0049">
              <w:rPr>
                <w:sz w:val="19"/>
                <w:szCs w:val="19"/>
              </w:rPr>
              <w:t>and</w:t>
            </w:r>
            <w:r w:rsidR="000D25F8" w:rsidRPr="17BD0049">
              <w:rPr>
                <w:sz w:val="19"/>
                <w:szCs w:val="19"/>
              </w:rPr>
              <w:t xml:space="preserve"> CI/CD (Azure DevOps or GitHub Enterprise) </w:t>
            </w:r>
            <w:r w:rsidRPr="17BD0049">
              <w:rPr>
                <w:sz w:val="19"/>
                <w:szCs w:val="19"/>
              </w:rPr>
              <w:t>with</w:t>
            </w:r>
            <w:r w:rsidR="000D25F8" w:rsidRPr="17BD0049">
              <w:rPr>
                <w:sz w:val="19"/>
                <w:szCs w:val="19"/>
              </w:rPr>
              <w:t xml:space="preserve"> branch protection </w:t>
            </w:r>
            <w:r w:rsidRPr="17BD0049">
              <w:rPr>
                <w:sz w:val="19"/>
                <w:szCs w:val="19"/>
              </w:rPr>
              <w:t>and</w:t>
            </w:r>
            <w:r w:rsidR="000D25F8" w:rsidRPr="17BD0049">
              <w:rPr>
                <w:sz w:val="19"/>
                <w:szCs w:val="19"/>
              </w:rPr>
              <w:t xml:space="preserve"> CI/CD service principal</w:t>
            </w:r>
          </w:p>
          <w:p w14:paraId="3321B788" w14:textId="50A4E745" w:rsidR="00D15343" w:rsidRDefault="000D25F8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Azure Container Registry</w:t>
            </w:r>
          </w:p>
          <w:p w14:paraId="42A91B6D" w14:textId="159E45A9" w:rsidR="00D15343" w:rsidRDefault="2D347470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Static</w:t>
            </w:r>
            <w:r w:rsidR="000D25F8" w:rsidRPr="17BD0049">
              <w:rPr>
                <w:sz w:val="19"/>
                <w:szCs w:val="19"/>
              </w:rPr>
              <w:t xml:space="preserve"> analysis </w:t>
            </w:r>
            <w:r w:rsidRPr="17BD0049">
              <w:rPr>
                <w:sz w:val="19"/>
                <w:szCs w:val="19"/>
              </w:rPr>
              <w:t xml:space="preserve">tool </w:t>
            </w:r>
            <w:r w:rsidR="000D25F8" w:rsidRPr="17BD0049">
              <w:rPr>
                <w:sz w:val="19"/>
                <w:szCs w:val="19"/>
              </w:rPr>
              <w:t>(SonarQube</w:t>
            </w:r>
            <w:r w:rsidRPr="17BD0049">
              <w:rPr>
                <w:sz w:val="19"/>
                <w:szCs w:val="19"/>
              </w:rPr>
              <w:t>)</w:t>
            </w:r>
          </w:p>
          <w:p w14:paraId="03D485EF" w14:textId="6E9A11D6" w:rsidR="00D15343" w:rsidRDefault="2D347470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Secret</w:t>
            </w:r>
            <w:r w:rsidR="000D25F8" w:rsidRPr="17BD0049">
              <w:rPr>
                <w:sz w:val="19"/>
                <w:szCs w:val="19"/>
              </w:rPr>
              <w:t xml:space="preserve"> scanning (</w:t>
            </w:r>
            <w:proofErr w:type="spellStart"/>
            <w:r w:rsidR="000D25F8" w:rsidRPr="17BD0049">
              <w:rPr>
                <w:sz w:val="19"/>
                <w:szCs w:val="19"/>
              </w:rPr>
              <w:t>TruffleHog</w:t>
            </w:r>
            <w:proofErr w:type="spellEnd"/>
            <w:r w:rsidRPr="17BD0049">
              <w:rPr>
                <w:sz w:val="19"/>
                <w:szCs w:val="19"/>
              </w:rPr>
              <w:t xml:space="preserve"> / </w:t>
            </w:r>
            <w:proofErr w:type="spellStart"/>
            <w:r w:rsidR="000D25F8" w:rsidRPr="17BD0049">
              <w:rPr>
                <w:sz w:val="19"/>
                <w:szCs w:val="19"/>
              </w:rPr>
              <w:t>GitLeaks</w:t>
            </w:r>
            <w:proofErr w:type="spellEnd"/>
            <w:r w:rsidRPr="17BD0049">
              <w:rPr>
                <w:sz w:val="19"/>
                <w:szCs w:val="19"/>
              </w:rPr>
              <w:t>)</w:t>
            </w:r>
          </w:p>
          <w:p w14:paraId="3CD64178" w14:textId="605D5818" w:rsidR="00D15343" w:rsidRDefault="2D347470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Container</w:t>
            </w:r>
            <w:r w:rsidR="000D25F8" w:rsidRPr="17BD0049">
              <w:rPr>
                <w:sz w:val="19"/>
                <w:szCs w:val="19"/>
              </w:rPr>
              <w:t xml:space="preserve"> scanning (</w:t>
            </w:r>
            <w:proofErr w:type="spellStart"/>
            <w:r w:rsidR="000D25F8" w:rsidRPr="17BD0049">
              <w:rPr>
                <w:sz w:val="19"/>
                <w:szCs w:val="19"/>
              </w:rPr>
              <w:t>Trivy</w:t>
            </w:r>
            <w:proofErr w:type="spellEnd"/>
            <w:r w:rsidRPr="17BD0049">
              <w:rPr>
                <w:sz w:val="19"/>
                <w:szCs w:val="19"/>
              </w:rPr>
              <w:t xml:space="preserve"> / </w:t>
            </w:r>
            <w:r w:rsidR="000D25F8" w:rsidRPr="17BD0049">
              <w:rPr>
                <w:sz w:val="19"/>
                <w:szCs w:val="19"/>
              </w:rPr>
              <w:t>Snyk</w:t>
            </w:r>
            <w:r w:rsidRPr="17BD0049">
              <w:rPr>
                <w:sz w:val="19"/>
                <w:szCs w:val="19"/>
              </w:rPr>
              <w:t>)</w:t>
            </w:r>
          </w:p>
          <w:p w14:paraId="325CE533" w14:textId="5CAB7BD6" w:rsidR="00D15343" w:rsidRDefault="000D25F8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proofErr w:type="spellStart"/>
            <w:r w:rsidRPr="17BD0049">
              <w:rPr>
                <w:sz w:val="19"/>
                <w:szCs w:val="19"/>
              </w:rPr>
              <w:t>Dependabot</w:t>
            </w:r>
            <w:proofErr w:type="spellEnd"/>
            <w:r w:rsidR="2D347470" w:rsidRPr="17BD0049">
              <w:rPr>
                <w:sz w:val="19"/>
                <w:szCs w:val="19"/>
              </w:rPr>
              <w:t xml:space="preserve"> / </w:t>
            </w:r>
            <w:r w:rsidRPr="17BD0049">
              <w:rPr>
                <w:sz w:val="19"/>
                <w:szCs w:val="19"/>
              </w:rPr>
              <w:t>Renovate</w:t>
            </w:r>
            <w:r w:rsidR="2D347470" w:rsidRPr="17BD0049">
              <w:rPr>
                <w:sz w:val="19"/>
                <w:szCs w:val="19"/>
              </w:rPr>
              <w:t xml:space="preserve"> for dependency management</w:t>
            </w:r>
          </w:p>
          <w:p w14:paraId="7628D04A" w14:textId="099F36EE" w:rsidR="00D15343" w:rsidRDefault="000D25F8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Litmus / Email-on-Acid</w:t>
            </w:r>
            <w:r w:rsidR="2D347470" w:rsidRPr="17BD0049">
              <w:rPr>
                <w:sz w:val="19"/>
                <w:szCs w:val="19"/>
              </w:rPr>
              <w:t xml:space="preserve"> for email testing</w:t>
            </w:r>
          </w:p>
          <w:p w14:paraId="4EE7AD22" w14:textId="543BE77E" w:rsidR="00D15343" w:rsidRDefault="2D347470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Optional</w:t>
            </w:r>
            <w:r w:rsidR="000D25F8" w:rsidRPr="17BD0049">
              <w:rPr>
                <w:sz w:val="19"/>
                <w:szCs w:val="19"/>
              </w:rPr>
              <w:t xml:space="preserve"> Playwright</w:t>
            </w:r>
            <w:r w:rsidRPr="17BD0049">
              <w:rPr>
                <w:sz w:val="19"/>
                <w:szCs w:val="19"/>
              </w:rPr>
              <w:t xml:space="preserve"> / </w:t>
            </w:r>
            <w:proofErr w:type="spellStart"/>
            <w:r w:rsidR="000D25F8" w:rsidRPr="17BD0049">
              <w:rPr>
                <w:sz w:val="19"/>
                <w:szCs w:val="19"/>
              </w:rPr>
              <w:t>BrowserStack</w:t>
            </w:r>
            <w:proofErr w:type="spellEnd"/>
            <w:r w:rsidRPr="17BD0049">
              <w:rPr>
                <w:sz w:val="19"/>
                <w:szCs w:val="19"/>
              </w:rPr>
              <w:t xml:space="preserve"> for automated browser testing</w:t>
            </w:r>
          </w:p>
          <w:p w14:paraId="7D22D98D" w14:textId="6A9F73A9" w:rsidR="00D15343" w:rsidRDefault="2D347470" w:rsidP="17BD0049">
            <w:pPr>
              <w:pStyle w:val="ListParagraph"/>
              <w:numPr>
                <w:ilvl w:val="0"/>
                <w:numId w:val="3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17BD0049">
              <w:rPr>
                <w:sz w:val="19"/>
                <w:szCs w:val="19"/>
              </w:rPr>
              <w:t>Network</w:t>
            </w:r>
            <w:r w:rsidR="000D25F8" w:rsidRPr="17BD0049">
              <w:rPr>
                <w:sz w:val="19"/>
                <w:szCs w:val="19"/>
              </w:rPr>
              <w:t xml:space="preserve"> access</w:t>
            </w:r>
            <w:r w:rsidRPr="17BD0049">
              <w:rPr>
                <w:sz w:val="19"/>
                <w:szCs w:val="19"/>
              </w:rPr>
              <w:t>,</w:t>
            </w:r>
            <w:r w:rsidR="000D25F8" w:rsidRPr="17BD0049">
              <w:rPr>
                <w:sz w:val="19"/>
                <w:szCs w:val="19"/>
              </w:rPr>
              <w:t xml:space="preserve"> VPN </w:t>
            </w:r>
            <w:r w:rsidRPr="17BD0049">
              <w:rPr>
                <w:sz w:val="19"/>
                <w:szCs w:val="19"/>
              </w:rPr>
              <w:t>and</w:t>
            </w:r>
            <w:r w:rsidR="000D25F8" w:rsidRPr="17BD0049">
              <w:rPr>
                <w:sz w:val="19"/>
                <w:szCs w:val="19"/>
              </w:rPr>
              <w:t xml:space="preserve"> device-compliance to reach Shell tenant, repo and non-prod Graph</w:t>
            </w:r>
          </w:p>
          <w:p w14:paraId="6D81AA1E" w14:textId="6E076B20" w:rsidR="00D15343" w:rsidRDefault="00D15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  <w:tr w:rsidR="00D15343" w14:paraId="71AEDCF4" w14:textId="77777777" w:rsidTr="736AB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" w:type="dxa"/>
          </w:tcPr>
          <w:p w14:paraId="558E9E5C" w14:textId="25730F89" w:rsidR="6E8482D8" w:rsidRDefault="6E8482D8" w:rsidP="6E8482D8">
            <w:pPr>
              <w:rPr>
                <w:sz w:val="19"/>
                <w:szCs w:val="19"/>
              </w:rPr>
            </w:pPr>
          </w:p>
        </w:tc>
        <w:tc>
          <w:tcPr>
            <w:tcW w:w="3120" w:type="dxa"/>
          </w:tcPr>
          <w:p w14:paraId="744826A8" w14:textId="2634770E" w:rsidR="00D15343" w:rsidRDefault="32F25104" w:rsidP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6147D62D">
              <w:rPr>
                <w:sz w:val="19"/>
                <w:szCs w:val="19"/>
              </w:rPr>
              <w:t xml:space="preserve">       </w:t>
            </w:r>
            <w:r w:rsidRPr="33F8FAEA">
              <w:rPr>
                <w:sz w:val="19"/>
                <w:szCs w:val="19"/>
              </w:rPr>
              <w:t xml:space="preserve">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121" w:type="dxa"/>
          </w:tcPr>
          <w:p w14:paraId="4944E173" w14:textId="77777777" w:rsidR="00D15343" w:rsidRDefault="00D15343" w:rsidP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</w:p>
        </w:tc>
      </w:tr>
    </w:tbl>
    <w:p w14:paraId="02EB378F" w14:textId="77777777" w:rsidR="00D15343" w:rsidRDefault="00D15343"/>
    <w:p w14:paraId="6288CE44" w14:textId="77777777" w:rsidR="00D15343" w:rsidRDefault="000D25F8">
      <w:pPr>
        <w:pStyle w:val="Heading1"/>
      </w:pPr>
      <w:r>
        <w:t>7. Risks</w:t>
      </w:r>
    </w:p>
    <w:tbl>
      <w:tblPr>
        <w:tblStyle w:val="GridTable4-Accent1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D15343" w14:paraId="68A27CC6" w14:textId="77777777" w:rsidTr="00D15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B436CD8" w14:textId="77777777" w:rsidR="00D15343" w:rsidRDefault="000D25F8">
            <w:r>
              <w:rPr>
                <w:color w:val="FFFFFF"/>
                <w:sz w:val="19"/>
              </w:rPr>
              <w:t>Risk</w:t>
            </w:r>
          </w:p>
        </w:tc>
        <w:tc>
          <w:tcPr>
            <w:tcW w:w="3120" w:type="dxa"/>
          </w:tcPr>
          <w:p w14:paraId="0590C468" w14:textId="77777777" w:rsidR="00D15343" w:rsidRDefault="000D2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Impact</w:t>
            </w:r>
          </w:p>
        </w:tc>
        <w:tc>
          <w:tcPr>
            <w:tcW w:w="3120" w:type="dxa"/>
          </w:tcPr>
          <w:p w14:paraId="62786163" w14:textId="77777777" w:rsidR="00D15343" w:rsidRDefault="000D25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Mitigation</w:t>
            </w:r>
          </w:p>
        </w:tc>
      </w:tr>
      <w:tr w:rsidR="00D15343" w14:paraId="6E5E0658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3E5C98" w14:textId="77777777" w:rsidR="00D15343" w:rsidRDefault="000D25F8">
            <w:r>
              <w:rPr>
                <w:sz w:val="19"/>
              </w:rPr>
              <w:t>Developer laptops not provided</w:t>
            </w:r>
          </w:p>
        </w:tc>
        <w:tc>
          <w:tcPr>
            <w:tcW w:w="3120" w:type="dxa"/>
          </w:tcPr>
          <w:p w14:paraId="543CA7CA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Engineers cannot start; schedule slips</w:t>
            </w:r>
          </w:p>
        </w:tc>
        <w:tc>
          <w:tcPr>
            <w:tcW w:w="3120" w:type="dxa"/>
          </w:tcPr>
          <w:p w14:paraId="07320A8A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Shell confirms devices with admin rights pre-Day 1</w:t>
            </w:r>
          </w:p>
        </w:tc>
      </w:tr>
      <w:tr w:rsidR="00D15343" w14:paraId="666E4BF9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319F0D" w14:textId="77777777" w:rsidR="00D15343" w:rsidRDefault="000D25F8">
            <w:r>
              <w:rPr>
                <w:sz w:val="19"/>
              </w:rPr>
              <w:t>VS Code / IDE not approved</w:t>
            </w:r>
          </w:p>
        </w:tc>
        <w:tc>
          <w:tcPr>
            <w:tcW w:w="3120" w:type="dxa"/>
          </w:tcPr>
          <w:p w14:paraId="3B7E537B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Development blocked</w:t>
            </w:r>
          </w:p>
        </w:tc>
        <w:tc>
          <w:tcPr>
            <w:tcW w:w="3120" w:type="dxa"/>
          </w:tcPr>
          <w:p w14:paraId="30215184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Pre-approve VS Code or JetBrains in pre-mobilisation</w:t>
            </w:r>
          </w:p>
        </w:tc>
      </w:tr>
      <w:tr w:rsidR="00D15343" w14:paraId="6656AA21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1F0659" w14:textId="77777777" w:rsidR="00D15343" w:rsidRDefault="000D25F8">
            <w:r>
              <w:rPr>
                <w:sz w:val="19"/>
              </w:rPr>
              <w:t>Claude Code / Anthropic licences not procured</w:t>
            </w:r>
          </w:p>
        </w:tc>
        <w:tc>
          <w:tcPr>
            <w:tcW w:w="3120" w:type="dxa"/>
          </w:tcPr>
          <w:p w14:paraId="79B6080A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Loss of AI-accelerated velocity; four-week plan slips</w:t>
            </w:r>
          </w:p>
        </w:tc>
        <w:tc>
          <w:tcPr>
            <w:tcW w:w="3120" w:type="dxa"/>
          </w:tcPr>
          <w:p w14:paraId="12837344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Secure licences and developer API key before Day 1</w:t>
            </w:r>
          </w:p>
        </w:tc>
      </w:tr>
      <w:tr w:rsidR="00D15343" w14:paraId="220E577B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C48D24D" w14:textId="77777777" w:rsidR="00D15343" w:rsidRDefault="000D25F8">
            <w:r>
              <w:rPr>
                <w:sz w:val="19"/>
              </w:rPr>
              <w:t>Graph app-only admin consent late</w:t>
            </w:r>
          </w:p>
        </w:tc>
        <w:tc>
          <w:tcPr>
            <w:tcW w:w="3120" w:type="dxa"/>
          </w:tcPr>
          <w:p w14:paraId="71AB7BC5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Modules A and B blocked</w:t>
            </w:r>
          </w:p>
        </w:tc>
        <w:tc>
          <w:tcPr>
            <w:tcW w:w="3120" w:type="dxa"/>
          </w:tcPr>
          <w:p w14:paraId="248BC2D4" w14:textId="136F6DBD" w:rsidR="00D15343" w:rsidRDefault="33F8FAEA" w:rsidP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3F8FAEA">
              <w:rPr>
                <w:sz w:val="19"/>
                <w:szCs w:val="19"/>
              </w:rPr>
              <w:t>Lodge consent early, track in pre-mobilisation</w:t>
            </w:r>
          </w:p>
        </w:tc>
      </w:tr>
      <w:tr w:rsidR="00D15343" w14:paraId="30D5414C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2C29C7" w14:textId="77777777" w:rsidR="00D15343" w:rsidRDefault="000D25F8">
            <w:r>
              <w:rPr>
                <w:sz w:val="19"/>
              </w:rPr>
              <w:t>Graph throttling (429)</w:t>
            </w:r>
          </w:p>
        </w:tc>
        <w:tc>
          <w:tcPr>
            <w:tcW w:w="3120" w:type="dxa"/>
          </w:tcPr>
          <w:p w14:paraId="0952512E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Mail/calendar operations fail intermittently</w:t>
            </w:r>
          </w:p>
        </w:tc>
        <w:tc>
          <w:tcPr>
            <w:tcW w:w="3120" w:type="dxa"/>
          </w:tcPr>
          <w:p w14:paraId="0968E1E5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Implement retry with back-off and request batching</w:t>
            </w:r>
          </w:p>
        </w:tc>
      </w:tr>
      <w:tr w:rsidR="00D15343" w14:paraId="7265D97B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A477D97" w14:textId="77777777" w:rsidR="00D15343" w:rsidRDefault="000D25F8">
            <w:r>
              <w:rPr>
                <w:sz w:val="19"/>
              </w:rPr>
              <w:t>Conditional Access blocks service principal</w:t>
            </w:r>
          </w:p>
        </w:tc>
        <w:tc>
          <w:tcPr>
            <w:tcW w:w="3120" w:type="dxa"/>
          </w:tcPr>
          <w:p w14:paraId="47F926D6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Service mailbox actions fail</w:t>
            </w:r>
          </w:p>
        </w:tc>
        <w:tc>
          <w:tcPr>
            <w:tcW w:w="3120" w:type="dxa"/>
          </w:tcPr>
          <w:p w14:paraId="55326555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Agree service-principal CA exemption with Entra admin</w:t>
            </w:r>
          </w:p>
        </w:tc>
      </w:tr>
      <w:tr w:rsidR="00D15343" w14:paraId="21EB6933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6FB2EC5" w14:textId="77777777" w:rsidR="00D15343" w:rsidRDefault="000D25F8">
            <w:r>
              <w:rPr>
                <w:sz w:val="19"/>
              </w:rPr>
              <w:t>External-attendee policy blocks vendor invites</w:t>
            </w:r>
          </w:p>
        </w:tc>
        <w:tc>
          <w:tcPr>
            <w:tcW w:w="3120" w:type="dxa"/>
          </w:tcPr>
          <w:p w14:paraId="2646B6AE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Vendor meetings cannot be scheduled</w:t>
            </w:r>
          </w:p>
        </w:tc>
        <w:tc>
          <w:tcPr>
            <w:tcW w:w="3120" w:type="dxa"/>
          </w:tcPr>
          <w:p w14:paraId="6136D911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Confirm external/guest meeting policy pre-Day 1</w:t>
            </w:r>
          </w:p>
        </w:tc>
      </w:tr>
      <w:tr w:rsidR="00D15343" w14:paraId="5BE6E25B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DAE68BC" w14:textId="77777777" w:rsidR="00D15343" w:rsidRDefault="000D25F8">
            <w:r>
              <w:rPr>
                <w:sz w:val="19"/>
              </w:rPr>
              <w:t>LLM contract / DPA / residency not signed</w:t>
            </w:r>
          </w:p>
        </w:tc>
        <w:tc>
          <w:tcPr>
            <w:tcW w:w="3120" w:type="dxa"/>
          </w:tcPr>
          <w:p w14:paraId="2D81D8BE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Cannot process real data</w:t>
            </w:r>
          </w:p>
        </w:tc>
        <w:tc>
          <w:tcPr>
            <w:tcW w:w="3120" w:type="dxa"/>
          </w:tcPr>
          <w:p w14:paraId="08F5E839" w14:textId="76356C2C" w:rsidR="00D15343" w:rsidRDefault="33F8FAEA" w:rsidP="33F8FA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3F8FAEA">
              <w:rPr>
                <w:sz w:val="19"/>
                <w:szCs w:val="19"/>
              </w:rPr>
              <w:t>Begin DPA early , track to closure</w:t>
            </w:r>
          </w:p>
        </w:tc>
      </w:tr>
      <w:tr w:rsidR="00D15343" w14:paraId="5152F00F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36E5B5D" w14:textId="77777777" w:rsidR="00D15343" w:rsidRDefault="000D25F8">
            <w:r>
              <w:rPr>
                <w:sz w:val="19"/>
              </w:rPr>
              <w:t>Azure OpenAI deployment misconfigured</w:t>
            </w:r>
          </w:p>
        </w:tc>
        <w:tc>
          <w:tcPr>
            <w:tcW w:w="3120" w:type="dxa"/>
          </w:tcPr>
          <w:p w14:paraId="690C5159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LLM calls fail</w:t>
            </w:r>
          </w:p>
        </w:tc>
        <w:tc>
          <w:tcPr>
            <w:tcW w:w="3120" w:type="dxa"/>
          </w:tcPr>
          <w:p w14:paraId="6B5D2389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Validate gpt-4o deployment and key during Week 1</w:t>
            </w:r>
          </w:p>
        </w:tc>
      </w:tr>
      <w:tr w:rsidR="00D15343" w14:paraId="3C19DDBA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49BD8A2" w14:textId="77777777" w:rsidR="00D15343" w:rsidRDefault="000D25F8">
            <w:r>
              <w:rPr>
                <w:sz w:val="19"/>
              </w:rPr>
              <w:t>No SQL schema; messy POC data needs cleansing</w:t>
            </w:r>
          </w:p>
        </w:tc>
        <w:tc>
          <w:tcPr>
            <w:tcW w:w="3120" w:type="dxa"/>
          </w:tcPr>
          <w:p w14:paraId="60C7BF70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Migration delays; data quality issues</w:t>
            </w:r>
          </w:p>
        </w:tc>
        <w:tc>
          <w:tcPr>
            <w:tcW w:w="3120" w:type="dxa"/>
          </w:tcPr>
          <w:p w14:paraId="1DE8A3B9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Define schema and cleanse data in Week 1 migration</w:t>
            </w:r>
          </w:p>
        </w:tc>
      </w:tr>
      <w:tr w:rsidR="00D15343" w14:paraId="5D38CA44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BB920C" w14:textId="77777777" w:rsidR="00D15343" w:rsidRDefault="000D25F8">
            <w:r>
              <w:rPr>
                <w:sz w:val="19"/>
              </w:rPr>
              <w:t>Scorecard taxonomy not locked</w:t>
            </w:r>
          </w:p>
        </w:tc>
        <w:tc>
          <w:tcPr>
            <w:tcW w:w="3120" w:type="dxa"/>
          </w:tcPr>
          <w:p w14:paraId="2094A8F8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Form and schema rework</w:t>
            </w:r>
          </w:p>
        </w:tc>
        <w:tc>
          <w:tcPr>
            <w:tcW w:w="3120" w:type="dxa"/>
          </w:tcPr>
          <w:p w14:paraId="5F957B47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Lock 4-category/16-parameter taxonomy at Day-2 checkpoint</w:t>
            </w:r>
          </w:p>
        </w:tc>
      </w:tr>
      <w:tr w:rsidR="00D15343" w14:paraId="2CFAF143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B36538F" w14:textId="77777777" w:rsidR="00D15343" w:rsidRDefault="000D25F8">
            <w:r>
              <w:rPr>
                <w:sz w:val="19"/>
              </w:rPr>
              <w:t>Scorecard form-platform decision late</w:t>
            </w:r>
          </w:p>
        </w:tc>
        <w:tc>
          <w:tcPr>
            <w:tcW w:w="3120" w:type="dxa"/>
          </w:tcPr>
          <w:p w14:paraId="4C7B95A1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Module B rework</w:t>
            </w:r>
          </w:p>
        </w:tc>
        <w:tc>
          <w:tcPr>
            <w:tcW w:w="3120" w:type="dxa"/>
          </w:tcPr>
          <w:p w14:paraId="2D5F1A4E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Confirm scorecard mode before Week 2 build</w:t>
            </w:r>
          </w:p>
        </w:tc>
      </w:tr>
      <w:tr w:rsidR="00D15343" w14:paraId="2F2BDB85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41DEA2" w14:textId="77777777" w:rsidR="00D15343" w:rsidRDefault="000D25F8">
            <w:r>
              <w:rPr>
                <w:sz w:val="19"/>
              </w:rPr>
              <w:t>Day-2 design checkpoint overload</w:t>
            </w:r>
          </w:p>
        </w:tc>
        <w:tc>
          <w:tcPr>
            <w:tcW w:w="3120" w:type="dxa"/>
          </w:tcPr>
          <w:p w14:paraId="091EDAB9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Week-1 buffer exhausted; re-baseline</w:t>
            </w:r>
          </w:p>
        </w:tc>
        <w:tc>
          <w:tcPr>
            <w:tcW w:w="3120" w:type="dxa"/>
          </w:tcPr>
          <w:p w14:paraId="1ED37CF8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Pre-circulate design; freeze decisions end of Week 1</w:t>
            </w:r>
          </w:p>
        </w:tc>
      </w:tr>
      <w:tr w:rsidR="00D15343" w14:paraId="276A5277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0915058" w14:textId="77777777" w:rsidR="00D15343" w:rsidRDefault="000D25F8">
            <w:r>
              <w:rPr>
                <w:sz w:val="19"/>
              </w:rPr>
              <w:t>Post-freeze scope change</w:t>
            </w:r>
          </w:p>
        </w:tc>
        <w:tc>
          <w:tcPr>
            <w:tcW w:w="3120" w:type="dxa"/>
          </w:tcPr>
          <w:p w14:paraId="74455679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Schedule and code-freeze breach</w:t>
            </w:r>
          </w:p>
        </w:tc>
        <w:tc>
          <w:tcPr>
            <w:tcW w:w="3120" w:type="dxa"/>
          </w:tcPr>
          <w:p w14:paraId="40D5C49C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Enforce change control after Friday code freeze</w:t>
            </w:r>
          </w:p>
        </w:tc>
      </w:tr>
      <w:tr w:rsidR="00D15343" w14:paraId="4D84A98D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E3FBDEA" w14:textId="77777777" w:rsidR="00D15343" w:rsidRDefault="000D25F8">
            <w:r>
              <w:rPr>
                <w:sz w:val="19"/>
              </w:rPr>
              <w:t>Major UAT defect past its Week-4 slot</w:t>
            </w:r>
          </w:p>
        </w:tc>
        <w:tc>
          <w:tcPr>
            <w:tcW w:w="3120" w:type="dxa"/>
          </w:tcPr>
          <w:p w14:paraId="0F964EFF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Go-live at risk</w:t>
            </w:r>
          </w:p>
        </w:tc>
        <w:tc>
          <w:tcPr>
            <w:tcW w:w="3120" w:type="dxa"/>
          </w:tcPr>
          <w:p w14:paraId="03FEE313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Prioritise P1/P2 fixes; security sign-off in Week 4</w:t>
            </w:r>
          </w:p>
        </w:tc>
      </w:tr>
      <w:tr w:rsidR="00D15343" w14:paraId="32CA6112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FA59DD" w14:textId="77777777" w:rsidR="00D15343" w:rsidRDefault="000D25F8">
            <w:r>
              <w:rPr>
                <w:sz w:val="19"/>
              </w:rPr>
              <w:t>Outlook email-rendering issues found late</w:t>
            </w:r>
          </w:p>
        </w:tc>
        <w:tc>
          <w:tcPr>
            <w:tcW w:w="3120" w:type="dxa"/>
          </w:tcPr>
          <w:p w14:paraId="68305758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Templates display incorrectly to vendors</w:t>
            </w:r>
          </w:p>
        </w:tc>
        <w:tc>
          <w:tcPr>
            <w:tcW w:w="3120" w:type="dxa"/>
          </w:tcPr>
          <w:p w14:paraId="6D5D3E83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Render-test early via Litmus/Email-on-Acid in Week 2</w:t>
            </w:r>
          </w:p>
        </w:tc>
      </w:tr>
      <w:tr w:rsidR="00D15343" w14:paraId="1180A6D2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22BAE4A" w14:textId="77777777" w:rsidR="00D15343" w:rsidRDefault="000D25F8">
            <w:r>
              <w:rPr>
                <w:sz w:val="19"/>
              </w:rPr>
              <w:t>Team-member unplanned absence</w:t>
            </w:r>
          </w:p>
        </w:tc>
        <w:tc>
          <w:tcPr>
            <w:tcW w:w="3120" w:type="dxa"/>
          </w:tcPr>
          <w:p w14:paraId="50B45BF4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Capacity loss under no-PTO assumption</w:t>
            </w:r>
          </w:p>
        </w:tc>
        <w:tc>
          <w:tcPr>
            <w:tcW w:w="3120" w:type="dxa"/>
          </w:tcPr>
          <w:p w14:paraId="41314B50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Confirm 100% allocation; hold contingency cover plan</w:t>
            </w:r>
          </w:p>
        </w:tc>
      </w:tr>
      <w:tr w:rsidR="00D15343" w14:paraId="2ED9918F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6037BA9" w14:textId="77777777" w:rsidR="00D15343" w:rsidRDefault="000D25F8">
            <w:r>
              <w:rPr>
                <w:sz w:val="19"/>
              </w:rPr>
              <w:t>Late security objection</w:t>
            </w:r>
          </w:p>
        </w:tc>
        <w:tc>
          <w:tcPr>
            <w:tcW w:w="3120" w:type="dxa"/>
          </w:tcPr>
          <w:p w14:paraId="09705909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Go-live blocked</w:t>
            </w:r>
          </w:p>
        </w:tc>
        <w:tc>
          <w:tcPr>
            <w:tcW w:w="3120" w:type="dxa"/>
          </w:tcPr>
          <w:p w14:paraId="4AA579BA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Engage IT Security early; schedule Week-4 security sign-off</w:t>
            </w:r>
          </w:p>
        </w:tc>
      </w:tr>
      <w:tr w:rsidR="00D15343" w14:paraId="16D9DDB5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EB0FCE9" w14:textId="77777777" w:rsidR="00D15343" w:rsidRDefault="000D25F8">
            <w:r>
              <w:rPr>
                <w:sz w:val="19"/>
              </w:rPr>
              <w:t>DNS/TLS cutover failure in Week 4</w:t>
            </w:r>
          </w:p>
        </w:tc>
        <w:tc>
          <w:tcPr>
            <w:tcW w:w="3120" w:type="dxa"/>
          </w:tcPr>
          <w:p w14:paraId="68C9F56B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Production cutover blocked</w:t>
            </w:r>
          </w:p>
        </w:tc>
        <w:tc>
          <w:tcPr>
            <w:tcW w:w="3120" w:type="dxa"/>
          </w:tcPr>
          <w:p w14:paraId="0DE24652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Pre-stage DNS/CNAME and TLS cert; rehearse cutover</w:t>
            </w:r>
          </w:p>
        </w:tc>
      </w:tr>
      <w:tr w:rsidR="00D15343" w14:paraId="1D7F2E41" w14:textId="77777777" w:rsidTr="00D15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E85580" w14:textId="77777777" w:rsidR="00D15343" w:rsidRDefault="000D25F8">
            <w:r>
              <w:rPr>
                <w:sz w:val="19"/>
              </w:rPr>
              <w:t>LLM token-spend overrun</w:t>
            </w:r>
          </w:p>
        </w:tc>
        <w:tc>
          <w:tcPr>
            <w:tcW w:w="3120" w:type="dxa"/>
          </w:tcPr>
          <w:p w14:paraId="6DE96FF3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Budget exceeded</w:t>
            </w:r>
          </w:p>
        </w:tc>
        <w:tc>
          <w:tcPr>
            <w:tcW w:w="3120" w:type="dxa"/>
          </w:tcPr>
          <w:p w14:paraId="0B7138A0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Set monthly token budget; monitor usage via App Insights</w:t>
            </w:r>
          </w:p>
        </w:tc>
      </w:tr>
      <w:tr w:rsidR="00D15343" w14:paraId="1E4F2672" w14:textId="77777777" w:rsidTr="00D15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96824D" w14:textId="77777777" w:rsidR="00D15343" w:rsidRDefault="000D25F8">
            <w:r>
              <w:rPr>
                <w:sz w:val="19"/>
              </w:rPr>
              <w:t>PII / data-residency / audit-retention sign-off</w:t>
            </w:r>
          </w:p>
        </w:tc>
        <w:tc>
          <w:tcPr>
            <w:tcW w:w="3120" w:type="dxa"/>
          </w:tcPr>
          <w:p w14:paraId="58B3B90B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Cannot store vendor names and scorecard comments</w:t>
            </w:r>
          </w:p>
        </w:tc>
        <w:tc>
          <w:tcPr>
            <w:tcW w:w="3120" w:type="dxa"/>
          </w:tcPr>
          <w:p w14:paraId="4656D4AC" w14:textId="77777777" w:rsidR="00D15343" w:rsidRDefault="000D2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Secure Legal/Privacy sign-off on retention pre-Day 1</w:t>
            </w:r>
          </w:p>
        </w:tc>
      </w:tr>
      <w:tr w:rsidR="00D15343" w14:paraId="0EF5B5A9" w14:textId="77777777" w:rsidTr="00D15343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DBBD9C" w14:textId="77777777" w:rsidR="00D15343" w:rsidRDefault="000D25F8">
            <w:r>
              <w:rPr>
                <w:sz w:val="19"/>
              </w:rPr>
              <w:t>No automated tests today</w:t>
            </w:r>
          </w:p>
        </w:tc>
        <w:tc>
          <w:tcPr>
            <w:tcW w:w="3120" w:type="dxa"/>
          </w:tcPr>
          <w:p w14:paraId="3CA19630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Quality risk under compressed timeline</w:t>
            </w:r>
          </w:p>
        </w:tc>
        <w:tc>
          <w:tcPr>
            <w:tcW w:w="3120" w:type="dxa"/>
          </w:tcPr>
          <w:p w14:paraId="21B7AACE" w14:textId="77777777" w:rsidR="00D15343" w:rsidRDefault="000D25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Add targeted tests; static/secret/container scanning in CI</w:t>
            </w:r>
          </w:p>
        </w:tc>
      </w:tr>
    </w:tbl>
    <w:p w14:paraId="6A05A809" w14:textId="77777777" w:rsidR="00D15343" w:rsidRDefault="00D15343"/>
    <w:p w14:paraId="300AF00E" w14:textId="77777777" w:rsidR="00D15343" w:rsidRDefault="000D25F8">
      <w:pPr>
        <w:pStyle w:val="Heading1"/>
      </w:pPr>
      <w:r>
        <w:t>8. Acceptance Criteria</w:t>
      </w:r>
    </w:p>
    <w:p w14:paraId="3F0FE91D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Production system live in Shell's Azure tenant.</w:t>
      </w:r>
    </w:p>
    <w:p w14:paraId="776A54C7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Entra ID SSO login works; RBAC enforced across four app roles.</w:t>
      </w:r>
    </w:p>
    <w:p w14:paraId="446F117A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All six agents (A-F) functional.</w:t>
      </w:r>
    </w:p>
    <w:p w14:paraId="671BF2D2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Gmail, Google Forms and the delegated .env token fully removed.</w:t>
      </w:r>
    </w:p>
    <w:p w14:paraId="3FC21D41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Mail, calendar and Teams operate via Graph app-only from the service mailbox.</w:t>
      </w:r>
    </w:p>
    <w:p w14:paraId="35B7E849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Scorecard collection working in the chosen mode.</w:t>
      </w:r>
    </w:p>
    <w:p w14:paraId="5F31F934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Outlook email renders correctly on desktop, OWA and mobile.</w:t>
      </w:r>
    </w:p>
    <w:p w14:paraId="7B84CEEC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Admin and audit modules complete.</w:t>
      </w:r>
    </w:p>
    <w:p w14:paraId="19949003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Shell branding applied throughout.</w:t>
      </w:r>
    </w:p>
    <w:p w14:paraId="2FABABA0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One pilot vendor cycle progressing without P1 issues.</w:t>
      </w:r>
    </w:p>
    <w:p w14:paraId="22614002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All P1/P2 UAT defects closed.</w:t>
      </w:r>
    </w:p>
    <w:p w14:paraId="7C8599AA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Security sign-off obtained.</w:t>
      </w:r>
    </w:p>
    <w:p w14:paraId="1F059C02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Runbook v1.0 handed to Shell IT Operations.</w:t>
      </w:r>
    </w:p>
    <w:p w14:paraId="223E233E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Coordinator training delivered and recorded.</w:t>
      </w:r>
    </w:p>
    <w:p w14:paraId="3465BEC7" w14:textId="77777777" w:rsidR="00D15343" w:rsidRDefault="000D25F8">
      <w:pPr>
        <w:spacing w:after="40"/>
        <w:ind w:left="280"/>
      </w:pPr>
      <w:r>
        <w:rPr>
          <w:b/>
        </w:rPr>
        <w:t xml:space="preserve">•  </w:t>
      </w:r>
      <w:r>
        <w:t>Documentation and decision log committed.</w:t>
      </w:r>
    </w:p>
    <w:p w14:paraId="77CD1556" w14:textId="77777777" w:rsidR="00D15343" w:rsidRDefault="000D25F8">
      <w:pPr>
        <w:spacing w:after="80"/>
      </w:pPr>
      <w:r>
        <w:t>The 4-week defect warranty begins at handover, with end dates agreed at that point.</w:t>
      </w:r>
    </w:p>
    <w:p w14:paraId="5A39BBE3" w14:textId="77777777" w:rsidR="00D15343" w:rsidRDefault="000D25F8">
      <w:r>
        <w:br w:type="page"/>
      </w:r>
    </w:p>
    <w:tbl>
      <w:tblPr>
        <w:tblpPr w:leftFromText="180" w:rightFromText="180" w:vertAnchor="text" w:horzAnchor="margin" w:tblpX="31" w:tblpY="1"/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9"/>
        <w:gridCol w:w="4436"/>
      </w:tblGrid>
      <w:tr w:rsidR="00EA0162" w:rsidRPr="00EA6B7E" w14:paraId="6F439B4D" w14:textId="77777777" w:rsidTr="003E4E60">
        <w:tc>
          <w:tcPr>
            <w:tcW w:w="9085" w:type="dxa"/>
            <w:gridSpan w:val="2"/>
          </w:tcPr>
          <w:p w14:paraId="1C8D2EA8" w14:textId="77777777" w:rsidR="00EA0162" w:rsidRPr="00EA6B7E" w:rsidRDefault="00EA0162" w:rsidP="002C3E2C">
            <w:pPr>
              <w:rPr>
                <w:rFonts w:asciiTheme="minorHAnsi" w:hAnsiTheme="minorHAnsi" w:cs="Tahoma"/>
                <w:b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b/>
                <w:sz w:val="20"/>
                <w:szCs w:val="20"/>
              </w:rPr>
              <w:t>Part II – RESPONSE TO REQUEST</w:t>
            </w:r>
          </w:p>
        </w:tc>
      </w:tr>
      <w:tr w:rsidR="00EA0162" w:rsidRPr="00EA6B7E" w14:paraId="7E9C2C18" w14:textId="77777777" w:rsidTr="003E4E60">
        <w:trPr>
          <w:cantSplit/>
          <w:trHeight w:val="332"/>
        </w:trPr>
        <w:tc>
          <w:tcPr>
            <w:tcW w:w="9085" w:type="dxa"/>
            <w:gridSpan w:val="2"/>
          </w:tcPr>
          <w:p w14:paraId="0FA9C2A0" w14:textId="497E1919" w:rsidR="00EA0162" w:rsidRPr="00EA6B7E" w:rsidRDefault="00EA0162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sz w:val="20"/>
                <w:szCs w:val="20"/>
              </w:rPr>
              <w:t xml:space="preserve">Date : </w:t>
            </w:r>
            <w:r w:rsidR="00353159">
              <w:rPr>
                <w:rFonts w:asciiTheme="minorHAnsi" w:hAnsiTheme="minorHAnsi" w:cs="Tahoma"/>
                <w:sz w:val="20"/>
                <w:szCs w:val="20"/>
              </w:rPr>
              <w:t>4</w:t>
            </w:r>
            <w:r w:rsidR="00BA3B0F" w:rsidRPr="00EA6B7E">
              <w:rPr>
                <w:rFonts w:asciiTheme="minorHAnsi" w:hAnsiTheme="minorHAnsi" w:cs="Tahoma"/>
                <w:sz w:val="20"/>
                <w:szCs w:val="20"/>
              </w:rPr>
              <w:t>/</w:t>
            </w:r>
            <w:r w:rsidR="00EF3F36">
              <w:rPr>
                <w:rFonts w:asciiTheme="minorHAnsi" w:hAnsiTheme="minorHAnsi" w:cs="Tahoma"/>
                <w:sz w:val="20"/>
                <w:szCs w:val="20"/>
              </w:rPr>
              <w:t>1</w:t>
            </w:r>
            <w:r w:rsidR="00353159">
              <w:rPr>
                <w:rFonts w:asciiTheme="minorHAnsi" w:hAnsiTheme="minorHAnsi" w:cs="Tahoma"/>
                <w:sz w:val="20"/>
                <w:szCs w:val="20"/>
              </w:rPr>
              <w:t>1</w:t>
            </w:r>
            <w:r w:rsidR="00BA3B0F" w:rsidRPr="00EA6B7E">
              <w:rPr>
                <w:rFonts w:asciiTheme="minorHAnsi" w:hAnsiTheme="minorHAnsi" w:cs="Tahoma"/>
                <w:sz w:val="20"/>
                <w:szCs w:val="20"/>
              </w:rPr>
              <w:t>/202</w:t>
            </w:r>
            <w:r w:rsidR="00C2103A">
              <w:rPr>
                <w:rFonts w:asciiTheme="minorHAnsi" w:hAnsiTheme="minorHAnsi" w:cs="Tahoma"/>
                <w:sz w:val="20"/>
                <w:szCs w:val="20"/>
              </w:rPr>
              <w:t>5</w:t>
            </w:r>
          </w:p>
        </w:tc>
      </w:tr>
      <w:tr w:rsidR="00EA0162" w:rsidRPr="00EA6B7E" w14:paraId="6C3EE77E" w14:textId="77777777" w:rsidTr="003E4E60">
        <w:trPr>
          <w:cantSplit/>
          <w:trHeight w:val="40"/>
        </w:trPr>
        <w:tc>
          <w:tcPr>
            <w:tcW w:w="4649" w:type="dxa"/>
          </w:tcPr>
          <w:p w14:paraId="485488DC" w14:textId="2910854F" w:rsidR="00EA0162" w:rsidRPr="00EA6B7E" w:rsidRDefault="00EA0162" w:rsidP="002C3E2C">
            <w:pPr>
              <w:tabs>
                <w:tab w:val="left" w:pos="3222"/>
              </w:tabs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0" allowOverlap="1" wp14:anchorId="6ADB4B51" wp14:editId="45D93A08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14605</wp:posOffset>
                      </wp:positionV>
                      <wp:extent cx="182880" cy="132080"/>
                      <wp:effectExtent l="0" t="0" r="26670" b="20320"/>
                      <wp:wrapNone/>
                      <wp:docPr id="1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" cy="1320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      <w:pict w14:anchorId="7E15C590">
                    <v:rect id="Rectangle 3" style="position:absolute;margin-left:108pt;margin-top:1.15pt;width:14.4pt;height:10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ed="f" w14:anchorId="2846DF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"/>
                  </w:pict>
                </mc:Fallback>
              </mc:AlternateContent>
            </w:r>
            <w:r w:rsidRPr="00EA6B7E">
              <w:rPr>
                <w:rFonts w:asciiTheme="minorHAnsi" w:hAnsiTheme="minorHAnsi" w:cs="Tahoma"/>
                <w:sz w:val="20"/>
                <w:szCs w:val="20"/>
              </w:rPr>
              <w:t>Response</w:t>
            </w:r>
            <w:r w:rsidRPr="00EA6B7E">
              <w:rPr>
                <w:rFonts w:asciiTheme="minorHAnsi" w:hAnsiTheme="minorHAnsi"/>
                <w:b/>
                <w:noProof/>
                <w:kern w:val="28"/>
                <w:sz w:val="20"/>
                <w:szCs w:val="20"/>
                <w:lang w:val="en-GB" w:eastAsia="en-GB"/>
              </w:rPr>
              <w:t xml:space="preserve"> </w:t>
            </w:r>
            <w:r w:rsidRPr="00EA6B7E">
              <w:rPr>
                <w:rFonts w:asciiTheme="minorHAnsi" w:hAnsiTheme="minorHAnsi" w:cs="Tahoma"/>
                <w:sz w:val="20"/>
                <w:szCs w:val="20"/>
              </w:rPr>
              <w:t xml:space="preserve">By </w:t>
            </w:r>
            <w:r w:rsidRPr="00EA6B7E">
              <w:rPr>
                <w:rFonts w:asciiTheme="minorHAnsi" w:hAnsiTheme="minorHAnsi" w:cs="Tahoma"/>
                <w:sz w:val="20"/>
                <w:szCs w:val="20"/>
              </w:rPr>
              <w:tab/>
              <w:t>Customer</w:t>
            </w:r>
          </w:p>
          <w:p w14:paraId="6E132860" w14:textId="79D6F09A" w:rsidR="00EA0162" w:rsidRPr="00EA6B7E" w:rsidRDefault="005E33EA" w:rsidP="002C3E2C">
            <w:pPr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/>
                <w:noProof/>
                <w:sz w:val="20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0" allowOverlap="1" wp14:anchorId="6B7C407B" wp14:editId="03F34579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23495</wp:posOffset>
                      </wp:positionV>
                      <wp:extent cx="173355" cy="160655"/>
                      <wp:effectExtent l="0" t="0" r="17145" b="1079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3355" cy="1606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C667B77" w14:textId="77777777" w:rsidR="00EA0162" w:rsidRPr="00CA444D" w:rsidRDefault="00EA0162" w:rsidP="00EA0162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 xmlns:arto="http://schemas.microsoft.com/office/word/2006/arto">
                  <w:pict w14:anchorId="01E13E75">
                    <v:rect id="_x0000_s1027" style="position:absolute;left:0;text-align:left;margin-left:106.85pt;margin-top:1.85pt;width:13.65pt;height:12.6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allowincell="f" filled="f" w14:anchorId="6B7C407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">
                      <v:textbox inset="0,0,0,0">
                        <w:txbxContent>
                          <w:p w:rsidRPr="00CA444D" w:rsidR="00EA0162" w:rsidP="00EA0162" w:rsidRDefault="00EA0162" w14:paraId="7E0CB7FE" w14:textId="77777777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A0162" w:rsidRPr="00EA6B7E">
              <w:rPr>
                <w:rFonts w:asciiTheme="minorHAnsi" w:hAnsiTheme="minorHAnsi" w:cs="Tahoma"/>
                <w:sz w:val="20"/>
                <w:szCs w:val="20"/>
              </w:rPr>
              <w:t xml:space="preserve">                                                            Zensar</w:t>
            </w:r>
          </w:p>
        </w:tc>
        <w:tc>
          <w:tcPr>
            <w:tcW w:w="4436" w:type="dxa"/>
          </w:tcPr>
          <w:p w14:paraId="7000DD83" w14:textId="30B65C42" w:rsidR="00EA0162" w:rsidRPr="00EA6B7E" w:rsidRDefault="00EA0162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sz w:val="20"/>
                <w:szCs w:val="20"/>
              </w:rPr>
              <w:t xml:space="preserve">Prepared By : </w:t>
            </w:r>
            <w:r w:rsidR="00BA3B0F" w:rsidRPr="00EA6B7E">
              <w:rPr>
                <w:rFonts w:asciiTheme="minorHAnsi" w:hAnsiTheme="minorHAnsi" w:cs="Tahoma"/>
                <w:sz w:val="20"/>
                <w:szCs w:val="20"/>
              </w:rPr>
              <w:t>V</w:t>
            </w:r>
            <w:r w:rsidR="00D6097E" w:rsidRPr="00EA6B7E">
              <w:rPr>
                <w:rFonts w:asciiTheme="minorHAnsi" w:hAnsiTheme="minorHAnsi" w:cs="Tahoma"/>
                <w:sz w:val="20"/>
                <w:szCs w:val="20"/>
              </w:rPr>
              <w:t>i</w:t>
            </w:r>
            <w:r w:rsidR="00BA3B0F" w:rsidRPr="00EA6B7E">
              <w:rPr>
                <w:rFonts w:asciiTheme="minorHAnsi" w:hAnsiTheme="minorHAnsi" w:cs="Tahoma"/>
                <w:sz w:val="20"/>
                <w:szCs w:val="20"/>
              </w:rPr>
              <w:t>nish Pillai</w:t>
            </w:r>
          </w:p>
        </w:tc>
      </w:tr>
      <w:tr w:rsidR="00EA0162" w:rsidRPr="00EA6B7E" w14:paraId="0152EA69" w14:textId="77777777" w:rsidTr="003E4E60">
        <w:trPr>
          <w:cantSplit/>
        </w:trPr>
        <w:tc>
          <w:tcPr>
            <w:tcW w:w="9085" w:type="dxa"/>
            <w:gridSpan w:val="2"/>
          </w:tcPr>
          <w:p w14:paraId="4C1E5FE6" w14:textId="6B884EF0" w:rsidR="00286137" w:rsidRDefault="00B959DB" w:rsidP="00161A72">
            <w:pPr>
              <w:rPr>
                <w:sz w:val="20"/>
              </w:rPr>
            </w:pPr>
            <w:r w:rsidRPr="00D95E2E">
              <w:rPr>
                <w:sz w:val="20"/>
              </w:rPr>
              <w:t xml:space="preserve">New changes starting from </w:t>
            </w:r>
            <w:r w:rsidR="00EF3F36">
              <w:rPr>
                <w:sz w:val="20"/>
              </w:rPr>
              <w:t>November</w:t>
            </w:r>
            <w:r w:rsidR="004251C6" w:rsidRPr="00D95E2E">
              <w:rPr>
                <w:sz w:val="20"/>
              </w:rPr>
              <w:t xml:space="preserve"> </w:t>
            </w:r>
            <w:r w:rsidRPr="00D95E2E">
              <w:rPr>
                <w:sz w:val="20"/>
              </w:rPr>
              <w:t>’2</w:t>
            </w:r>
            <w:r w:rsidR="00C2103A" w:rsidRPr="00D95E2E">
              <w:rPr>
                <w:sz w:val="20"/>
              </w:rPr>
              <w:t>5</w:t>
            </w:r>
            <w:r w:rsidRPr="00D95E2E">
              <w:rPr>
                <w:sz w:val="20"/>
              </w:rPr>
              <w:t xml:space="preserve"> Onwards</w:t>
            </w:r>
          </w:p>
          <w:p w14:paraId="7C2C7763" w14:textId="77777777" w:rsidR="008A677F" w:rsidRPr="00D95E2E" w:rsidRDefault="008A677F" w:rsidP="00161A72">
            <w:pPr>
              <w:rPr>
                <w:sz w:val="20"/>
              </w:rPr>
            </w:pPr>
          </w:p>
          <w:p w14:paraId="615F508E" w14:textId="6C19B159" w:rsidR="00586857" w:rsidRPr="00D95E2E" w:rsidRDefault="00586857" w:rsidP="00586857">
            <w:pPr>
              <w:spacing w:after="8" w:line="254" w:lineRule="auto"/>
              <w:ind w:left="-5"/>
              <w:rPr>
                <w:sz w:val="20"/>
              </w:rPr>
            </w:pPr>
            <w:r w:rsidRPr="00D95E2E">
              <w:rPr>
                <w:sz w:val="20"/>
              </w:rPr>
              <w:t>6.3 Year 2 [</w:t>
            </w:r>
            <w:r w:rsidR="00EF3F36">
              <w:rPr>
                <w:sz w:val="20"/>
              </w:rPr>
              <w:t>Nov</w:t>
            </w:r>
            <w:r w:rsidR="00203FEC" w:rsidRPr="00D95E2E">
              <w:rPr>
                <w:sz w:val="20"/>
              </w:rPr>
              <w:t xml:space="preserve"> </w:t>
            </w:r>
            <w:r w:rsidRPr="00D95E2E">
              <w:rPr>
                <w:sz w:val="20"/>
              </w:rPr>
              <w:t xml:space="preserve">25 to </w:t>
            </w:r>
            <w:r w:rsidR="004A1FAE">
              <w:rPr>
                <w:sz w:val="20"/>
              </w:rPr>
              <w:t>Feb</w:t>
            </w:r>
            <w:r w:rsidR="00CE4DB1">
              <w:rPr>
                <w:sz w:val="20"/>
              </w:rPr>
              <w:t xml:space="preserve"> 26</w:t>
            </w:r>
            <w:r w:rsidRPr="00D95E2E">
              <w:rPr>
                <w:sz w:val="20"/>
              </w:rPr>
              <w:t xml:space="preserve">] Payment Details: </w:t>
            </w:r>
          </w:p>
          <w:tbl>
            <w:tblPr>
              <w:tblStyle w:val="TableGrid"/>
              <w:tblW w:w="8544" w:type="dxa"/>
              <w:tblInd w:w="6" w:type="dxa"/>
              <w:tblLayout w:type="fixed"/>
              <w:tblCellMar>
                <w:top w:w="39" w:type="dxa"/>
                <w:left w:w="107" w:type="dxa"/>
                <w:right w:w="53" w:type="dxa"/>
              </w:tblCellMar>
              <w:tblLook w:val="04A0" w:firstRow="1" w:lastRow="0" w:firstColumn="1" w:lastColumn="0" w:noHBand="0" w:noVBand="1"/>
            </w:tblPr>
            <w:tblGrid>
              <w:gridCol w:w="957"/>
              <w:gridCol w:w="3080"/>
              <w:gridCol w:w="1897"/>
              <w:gridCol w:w="2610"/>
            </w:tblGrid>
            <w:tr w:rsidR="00586857" w:rsidRPr="00D95E2E" w14:paraId="06C2E2A5" w14:textId="77777777" w:rsidTr="00F77257">
              <w:trPr>
                <w:trHeight w:val="307"/>
              </w:trPr>
              <w:tc>
                <w:tcPr>
                  <w:tcW w:w="9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20A24E0D" w14:textId="360EC092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rPr>
                      <w:sz w:val="20"/>
                    </w:rPr>
                  </w:pPr>
                  <w:r w:rsidRPr="00D95E2E">
                    <w:rPr>
                      <w:sz w:val="20"/>
                    </w:rPr>
                    <w:t xml:space="preserve">Sr No </w:t>
                  </w:r>
                  <w:r w:rsidR="00762B3D" w:rsidRPr="00D95E2E">
                    <w:rPr>
                      <w:sz w:val="20"/>
                    </w:rPr>
                    <w:t>/Month</w:t>
                  </w:r>
                </w:p>
              </w:tc>
              <w:tc>
                <w:tcPr>
                  <w:tcW w:w="3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0D9902DF" w14:textId="77777777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 w:rsidRPr="00D95E2E">
                    <w:rPr>
                      <w:sz w:val="20"/>
                    </w:rPr>
                    <w:t xml:space="preserve">Payment Milestone </w:t>
                  </w:r>
                </w:p>
              </w:tc>
              <w:tc>
                <w:tcPr>
                  <w:tcW w:w="1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420FD6B0" w14:textId="77777777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3"/>
                    <w:rPr>
                      <w:sz w:val="20"/>
                    </w:rPr>
                  </w:pPr>
                  <w:r w:rsidRPr="00D95E2E">
                    <w:rPr>
                      <w:sz w:val="20"/>
                    </w:rPr>
                    <w:t xml:space="preserve">Milestone Date </w:t>
                  </w:r>
                </w:p>
              </w:tc>
              <w:tc>
                <w:tcPr>
                  <w:tcW w:w="26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B0F0"/>
                  <w:hideMark/>
                </w:tcPr>
                <w:p w14:paraId="74AC082F" w14:textId="77777777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 w:rsidRPr="00D95E2E">
                    <w:rPr>
                      <w:sz w:val="20"/>
                    </w:rPr>
                    <w:t xml:space="preserve">Amount (INR) </w:t>
                  </w:r>
                </w:p>
              </w:tc>
            </w:tr>
            <w:tr w:rsidR="00586857" w:rsidRPr="00D95E2E" w14:paraId="3ED11ACC" w14:textId="77777777" w:rsidTr="00F77257">
              <w:trPr>
                <w:trHeight w:val="448"/>
              </w:trPr>
              <w:tc>
                <w:tcPr>
                  <w:tcW w:w="9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D7D993F" w14:textId="1C3170BE" w:rsidR="00AE4FB0" w:rsidRDefault="00C05D46" w:rsidP="00885012">
                  <w:pPr>
                    <w:framePr w:hSpace="180" w:wrap="around" w:vAnchor="text" w:hAnchor="margin" w:x="31" w:y="1"/>
                    <w:spacing w:line="254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9</w:t>
                  </w:r>
                  <w:r w:rsidR="00586857">
                    <w:rPr>
                      <w:sz w:val="20"/>
                    </w:rPr>
                    <w:t xml:space="preserve"> </w:t>
                  </w:r>
                  <w:r w:rsidR="00E33A61">
                    <w:rPr>
                      <w:sz w:val="20"/>
                    </w:rPr>
                    <w:t>–</w:t>
                  </w:r>
                  <w:r w:rsidR="00586857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1</w:t>
                  </w:r>
                  <w:r w:rsidR="004D543D">
                    <w:rPr>
                      <w:sz w:val="20"/>
                    </w:rPr>
                    <w:t>2</w:t>
                  </w:r>
                </w:p>
              </w:tc>
              <w:tc>
                <w:tcPr>
                  <w:tcW w:w="3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66D06C3" w14:textId="77777777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Provision of Services for Month X of Year 2 </w:t>
                  </w:r>
                </w:p>
              </w:tc>
              <w:tc>
                <w:tcPr>
                  <w:tcW w:w="18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FA950DD" w14:textId="77777777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3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  <w:r w:rsidRPr="00D95E2E">
                    <w:rPr>
                      <w:sz w:val="20"/>
                    </w:rPr>
                    <w:t>st</w:t>
                  </w:r>
                  <w:r>
                    <w:rPr>
                      <w:sz w:val="20"/>
                    </w:rPr>
                    <w:t xml:space="preserve"> Week of Month </w:t>
                  </w:r>
                </w:p>
                <w:p w14:paraId="0D9008F4" w14:textId="77777777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3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X+1 </w:t>
                  </w:r>
                </w:p>
              </w:tc>
              <w:tc>
                <w:tcPr>
                  <w:tcW w:w="26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800E690" w14:textId="23C58943" w:rsidR="0036384C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0"/>
                    </w:rPr>
                    <w:t xml:space="preserve">INR </w:t>
                  </w:r>
                  <w:r w:rsidR="0036384C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10,44,000</w:t>
                  </w:r>
                </w:p>
                <w:p w14:paraId="3A730318" w14:textId="62C4D062" w:rsidR="00653D8A" w:rsidRPr="001573E7" w:rsidRDefault="00653D8A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655B969F" w14:textId="4AC36DAF" w:rsidR="00AF66F2" w:rsidRPr="00D95E2E" w:rsidRDefault="00AF66F2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69B423DF" w14:textId="4742D563" w:rsidR="00586857" w:rsidRDefault="00586857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 w14:paraId="61243972" w14:textId="039E526B" w:rsidR="00204A71" w:rsidRDefault="00586857" w:rsidP="00204A71">
            <w:pPr>
              <w:spacing w:after="8" w:line="254" w:lineRule="auto"/>
              <w:ind w:left="-5"/>
              <w:rPr>
                <w:sz w:val="20"/>
              </w:rPr>
            </w:pPr>
            <w:r w:rsidRPr="00D95E2E">
              <w:rPr>
                <w:sz w:val="20"/>
              </w:rPr>
              <w:t xml:space="preserve"> </w:t>
            </w:r>
            <w:r w:rsidR="00204A71" w:rsidRPr="00D95E2E">
              <w:rPr>
                <w:sz w:val="20"/>
              </w:rPr>
              <w:t xml:space="preserve"> </w:t>
            </w:r>
            <w:r w:rsidR="000563DE" w:rsidRPr="00D95E2E">
              <w:rPr>
                <w:sz w:val="20"/>
              </w:rPr>
              <w:t>Data Entry for Manual Vouchers</w:t>
            </w:r>
            <w:r w:rsidR="00785849">
              <w:rPr>
                <w:sz w:val="20"/>
              </w:rPr>
              <w:t xml:space="preserve"> </w:t>
            </w:r>
            <w:r w:rsidR="00CE7E54">
              <w:rPr>
                <w:sz w:val="20"/>
              </w:rPr>
              <w:t>-</w:t>
            </w:r>
            <w:r w:rsidR="00CE7E54">
              <w:rPr>
                <w:sz w:val="20"/>
                <w:lang w:val="en-GB"/>
              </w:rPr>
              <w:t>F</w:t>
            </w:r>
            <w:r w:rsidR="00CE7E54" w:rsidRPr="00CE7E54">
              <w:rPr>
                <w:sz w:val="20"/>
                <w:lang w:val="en-GB"/>
              </w:rPr>
              <w:t>rom 1</w:t>
            </w:r>
            <w:r w:rsidR="00CE7E54" w:rsidRPr="00CE7E54">
              <w:rPr>
                <w:sz w:val="20"/>
                <w:vertAlign w:val="superscript"/>
                <w:lang w:val="en-GB"/>
              </w:rPr>
              <w:t>st</w:t>
            </w:r>
            <w:r w:rsidR="00CE7E54" w:rsidRPr="00CE7E54">
              <w:rPr>
                <w:sz w:val="20"/>
                <w:lang w:val="en-GB"/>
              </w:rPr>
              <w:t xml:space="preserve"> </w:t>
            </w:r>
            <w:r w:rsidR="000B7102">
              <w:rPr>
                <w:sz w:val="20"/>
                <w:lang w:val="en-GB"/>
              </w:rPr>
              <w:t xml:space="preserve">November </w:t>
            </w:r>
            <w:r w:rsidR="00614A53">
              <w:rPr>
                <w:sz w:val="20"/>
                <w:lang w:val="en-GB"/>
              </w:rPr>
              <w:t xml:space="preserve">2025 </w:t>
            </w:r>
            <w:r w:rsidR="000B7102">
              <w:rPr>
                <w:sz w:val="20"/>
                <w:lang w:val="en-GB"/>
              </w:rPr>
              <w:t>to</w:t>
            </w:r>
            <w:r w:rsidR="00CE7E54" w:rsidRPr="00CE7E54">
              <w:rPr>
                <w:sz w:val="20"/>
                <w:lang w:val="en-GB"/>
              </w:rPr>
              <w:t xml:space="preserve"> </w:t>
            </w:r>
            <w:r w:rsidR="003A3DCA">
              <w:rPr>
                <w:sz w:val="20"/>
                <w:lang w:val="en-GB"/>
              </w:rPr>
              <w:t>28</w:t>
            </w:r>
            <w:r w:rsidR="003A3DCA" w:rsidRPr="003A3DCA">
              <w:rPr>
                <w:sz w:val="20"/>
                <w:vertAlign w:val="superscript"/>
                <w:lang w:val="en-GB"/>
              </w:rPr>
              <w:t>th</w:t>
            </w:r>
            <w:r w:rsidR="003A3DCA">
              <w:rPr>
                <w:sz w:val="20"/>
                <w:lang w:val="en-GB"/>
              </w:rPr>
              <w:t xml:space="preserve"> </w:t>
            </w:r>
            <w:r w:rsidR="00614A53">
              <w:rPr>
                <w:sz w:val="20"/>
                <w:lang w:val="en-GB"/>
              </w:rPr>
              <w:t>February</w:t>
            </w:r>
            <w:r w:rsidR="00CE7E54" w:rsidRPr="00CE7E54">
              <w:rPr>
                <w:sz w:val="20"/>
                <w:lang w:val="en-GB"/>
              </w:rPr>
              <w:t xml:space="preserve"> 202</w:t>
            </w:r>
            <w:r w:rsidR="00921E78">
              <w:rPr>
                <w:sz w:val="20"/>
                <w:lang w:val="en-GB"/>
              </w:rPr>
              <w:t>6</w:t>
            </w:r>
          </w:p>
          <w:p w14:paraId="052C25C0" w14:textId="77777777" w:rsidR="00850D5A" w:rsidRPr="00D95E2E" w:rsidRDefault="00850D5A" w:rsidP="00080750">
            <w:pPr>
              <w:spacing w:after="8" w:line="256" w:lineRule="auto"/>
              <w:ind w:left="-5"/>
              <w:rPr>
                <w:sz w:val="20"/>
              </w:rPr>
            </w:pPr>
          </w:p>
          <w:p w14:paraId="43922D5F" w14:textId="6ADC1990" w:rsidR="00080750" w:rsidRPr="00D95E2E" w:rsidRDefault="00080750" w:rsidP="00080750">
            <w:pPr>
              <w:spacing w:after="8" w:line="256" w:lineRule="auto"/>
              <w:ind w:left="-5"/>
              <w:rPr>
                <w:sz w:val="20"/>
              </w:rPr>
            </w:pPr>
            <w:r w:rsidRPr="00D95E2E">
              <w:rPr>
                <w:sz w:val="20"/>
              </w:rPr>
              <w:t xml:space="preserve">Cumulative Charges over the </w:t>
            </w:r>
            <w:r w:rsidR="00FF5A5D" w:rsidRPr="00D95E2E">
              <w:rPr>
                <w:sz w:val="20"/>
              </w:rPr>
              <w:t>C</w:t>
            </w:r>
            <w:r w:rsidRPr="00D95E2E">
              <w:rPr>
                <w:sz w:val="20"/>
              </w:rPr>
              <w:t xml:space="preserve">ontract period. </w:t>
            </w:r>
          </w:p>
          <w:tbl>
            <w:tblPr>
              <w:tblW w:w="6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2"/>
              <w:gridCol w:w="2462"/>
              <w:gridCol w:w="2625"/>
            </w:tblGrid>
            <w:tr w:rsidR="00C2103A" w:rsidRPr="00D95E2E" w14:paraId="408BC26B" w14:textId="77777777" w:rsidTr="00C95B9B">
              <w:trPr>
                <w:trHeight w:val="355"/>
              </w:trPr>
              <w:tc>
                <w:tcPr>
                  <w:tcW w:w="1312" w:type="dxa"/>
                  <w:shd w:val="clear" w:color="000000" w:fill="00B0F0"/>
                  <w:vAlign w:val="center"/>
                  <w:hideMark/>
                </w:tcPr>
                <w:p w14:paraId="42A27E22" w14:textId="77777777" w:rsidR="00C2103A" w:rsidRPr="00D95E2E" w:rsidRDefault="00C2103A" w:rsidP="00885012">
                  <w:pPr>
                    <w:framePr w:hSpace="180" w:wrap="around" w:vAnchor="text" w:hAnchor="margin" w:x="31" w:y="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2462" w:type="dxa"/>
                  <w:shd w:val="clear" w:color="000000" w:fill="00B0F0"/>
                  <w:vAlign w:val="center"/>
                  <w:hideMark/>
                </w:tcPr>
                <w:p w14:paraId="673C6928" w14:textId="2DE84F1B" w:rsidR="00C2103A" w:rsidRPr="00D95E2E" w:rsidRDefault="00C2103A" w:rsidP="00885012">
                  <w:pPr>
                    <w:framePr w:hSpace="180" w:wrap="around" w:vAnchor="text" w:hAnchor="margin" w:x="31" w:y="1"/>
                    <w:jc w:val="center"/>
                    <w:rPr>
                      <w:sz w:val="20"/>
                    </w:rPr>
                  </w:pPr>
                  <w:r w:rsidRPr="00D95E2E">
                    <w:rPr>
                      <w:sz w:val="20"/>
                    </w:rPr>
                    <w:t>Year 2(</w:t>
                  </w:r>
                  <w:r w:rsidR="00EB664D">
                    <w:rPr>
                      <w:sz w:val="20"/>
                    </w:rPr>
                    <w:t>November</w:t>
                  </w:r>
                  <w:r w:rsidR="004C44F2" w:rsidRPr="00D95E2E">
                    <w:rPr>
                      <w:sz w:val="20"/>
                    </w:rPr>
                    <w:t xml:space="preserve"> </w:t>
                  </w:r>
                  <w:r w:rsidR="00687148" w:rsidRPr="00D95E2E">
                    <w:rPr>
                      <w:sz w:val="20"/>
                    </w:rPr>
                    <w:t xml:space="preserve">2025 </w:t>
                  </w:r>
                  <w:r w:rsidR="00044096" w:rsidRPr="00D95E2E">
                    <w:rPr>
                      <w:sz w:val="20"/>
                    </w:rPr>
                    <w:t xml:space="preserve">to </w:t>
                  </w:r>
                  <w:r w:rsidR="00D00238">
                    <w:rPr>
                      <w:sz w:val="20"/>
                    </w:rPr>
                    <w:t>February</w:t>
                  </w:r>
                  <w:r w:rsidR="00044096" w:rsidRPr="00D95E2E">
                    <w:rPr>
                      <w:sz w:val="20"/>
                    </w:rPr>
                    <w:t xml:space="preserve"> 202</w:t>
                  </w:r>
                  <w:r w:rsidR="00EB664D">
                    <w:rPr>
                      <w:sz w:val="20"/>
                    </w:rPr>
                    <w:t xml:space="preserve">6 </w:t>
                  </w:r>
                  <w:r w:rsidRPr="00D95E2E">
                    <w:rPr>
                      <w:sz w:val="20"/>
                    </w:rPr>
                    <w:t>)</w:t>
                  </w:r>
                  <w:r w:rsidR="004323FC" w:rsidRPr="00D95E2E">
                    <w:rPr>
                      <w:sz w:val="20"/>
                    </w:rPr>
                    <w:t xml:space="preserve"> Monthly </w:t>
                  </w:r>
                </w:p>
              </w:tc>
              <w:tc>
                <w:tcPr>
                  <w:tcW w:w="2625" w:type="dxa"/>
                  <w:shd w:val="clear" w:color="000000" w:fill="00B0F0"/>
                  <w:vAlign w:val="center"/>
                  <w:hideMark/>
                </w:tcPr>
                <w:p w14:paraId="139B1BF2" w14:textId="54A21295" w:rsidR="00C2103A" w:rsidRPr="00D95E2E" w:rsidRDefault="00C2103A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 w:rsidRPr="00D95E2E">
                    <w:rPr>
                      <w:sz w:val="20"/>
                    </w:rPr>
                    <w:t>Total</w:t>
                  </w:r>
                  <w:r w:rsidR="004C44F2" w:rsidRPr="00D95E2E">
                    <w:rPr>
                      <w:sz w:val="20"/>
                    </w:rPr>
                    <w:t xml:space="preserve"> </w:t>
                  </w:r>
                  <w:r w:rsidR="00322A3E">
                    <w:rPr>
                      <w:sz w:val="20"/>
                    </w:rPr>
                    <w:t>C</w:t>
                  </w:r>
                  <w:r w:rsidR="00083158" w:rsidRPr="00D95E2E">
                    <w:rPr>
                      <w:sz w:val="20"/>
                    </w:rPr>
                    <w:t>harges (</w:t>
                  </w:r>
                  <w:r w:rsidR="00322A3E">
                    <w:rPr>
                      <w:sz w:val="20"/>
                    </w:rPr>
                    <w:t xml:space="preserve"> November</w:t>
                  </w:r>
                  <w:r w:rsidR="00322A3E" w:rsidRPr="00D95E2E">
                    <w:rPr>
                      <w:sz w:val="20"/>
                    </w:rPr>
                    <w:t xml:space="preserve"> 2025 to </w:t>
                  </w:r>
                  <w:r w:rsidR="00322A3E">
                    <w:rPr>
                      <w:sz w:val="20"/>
                    </w:rPr>
                    <w:t>February</w:t>
                  </w:r>
                  <w:r w:rsidR="00322A3E" w:rsidRPr="00D95E2E">
                    <w:rPr>
                      <w:sz w:val="20"/>
                    </w:rPr>
                    <w:t xml:space="preserve"> 202</w:t>
                  </w:r>
                  <w:r w:rsidR="00322A3E">
                    <w:rPr>
                      <w:sz w:val="20"/>
                    </w:rPr>
                    <w:t xml:space="preserve">6 </w:t>
                  </w:r>
                  <w:r w:rsidR="004323FC" w:rsidRPr="00D95E2E">
                    <w:rPr>
                      <w:sz w:val="20"/>
                    </w:rPr>
                    <w:t>)</w:t>
                  </w:r>
                  <w:r w:rsidR="004C44F2" w:rsidRPr="00D95E2E">
                    <w:rPr>
                      <w:sz w:val="20"/>
                    </w:rPr>
                    <w:t xml:space="preserve"> </w:t>
                  </w:r>
                  <w:r w:rsidR="00322A3E">
                    <w:rPr>
                      <w:sz w:val="20"/>
                    </w:rPr>
                    <w:t>Yearly</w:t>
                  </w:r>
                </w:p>
              </w:tc>
            </w:tr>
            <w:tr w:rsidR="00C2103A" w:rsidRPr="00D95E2E" w14:paraId="0340358C" w14:textId="77777777" w:rsidTr="00C95B9B">
              <w:trPr>
                <w:trHeight w:val="338"/>
              </w:trPr>
              <w:tc>
                <w:tcPr>
                  <w:tcW w:w="1312" w:type="dxa"/>
                  <w:vAlign w:val="center"/>
                  <w:hideMark/>
                </w:tcPr>
                <w:p w14:paraId="4CAE62DB" w14:textId="77777777" w:rsidR="00C2103A" w:rsidRPr="00D95E2E" w:rsidRDefault="00C2103A" w:rsidP="00885012">
                  <w:pPr>
                    <w:framePr w:hSpace="180" w:wrap="around" w:vAnchor="text" w:hAnchor="margin" w:x="31" w:y="1"/>
                    <w:rPr>
                      <w:sz w:val="20"/>
                    </w:rPr>
                  </w:pPr>
                  <w:r w:rsidRPr="00D95E2E">
                    <w:rPr>
                      <w:sz w:val="20"/>
                    </w:rPr>
                    <w:t>Charges</w:t>
                  </w:r>
                </w:p>
              </w:tc>
              <w:tc>
                <w:tcPr>
                  <w:tcW w:w="2462" w:type="dxa"/>
                  <w:vAlign w:val="center"/>
                </w:tcPr>
                <w:p w14:paraId="17FDFC04" w14:textId="77777777" w:rsidR="00323CBF" w:rsidRPr="00D95E2E" w:rsidRDefault="00323CBF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13D5DFED" w14:textId="15A05CFF" w:rsidR="001573E7" w:rsidRPr="001573E7" w:rsidRDefault="001573E7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INR </w:t>
                  </w:r>
                  <w:r w:rsidR="0074127C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10,44,000</w:t>
                  </w:r>
                </w:p>
                <w:p w14:paraId="5185A0CE" w14:textId="452F0733" w:rsidR="00C2103A" w:rsidRPr="00D95E2E" w:rsidRDefault="00C2103A" w:rsidP="00885012">
                  <w:pPr>
                    <w:framePr w:hSpace="180" w:wrap="around" w:vAnchor="text" w:hAnchor="margin" w:x="31" w:y="1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2625" w:type="dxa"/>
                  <w:noWrap/>
                  <w:vAlign w:val="bottom"/>
                </w:tcPr>
                <w:p w14:paraId="4C0F6F92" w14:textId="77777777" w:rsidR="0062499F" w:rsidRDefault="0062499F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0CF48690" w14:textId="77777777" w:rsidR="00B37E00" w:rsidRDefault="00B37E00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60AF176A" w14:textId="0068CB26" w:rsidR="0074127C" w:rsidRDefault="00687148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D95E2E">
                    <w:rPr>
                      <w:sz w:val="20"/>
                    </w:rPr>
                    <w:t>INR</w:t>
                  </w:r>
                  <w:r w:rsidR="00C95B9B">
                    <w:rPr>
                      <w:sz w:val="20"/>
                    </w:rPr>
                    <w:t xml:space="preserve"> </w:t>
                  </w:r>
                  <w:r w:rsidR="00720A4E">
                    <w:rPr>
                      <w:sz w:val="20"/>
                    </w:rPr>
                    <w:t>41</w:t>
                  </w:r>
                  <w:r w:rsidR="004F5A86">
                    <w:rPr>
                      <w:sz w:val="20"/>
                    </w:rPr>
                    <w:t>,</w:t>
                  </w:r>
                  <w:r w:rsidR="00720A4E">
                    <w:rPr>
                      <w:sz w:val="20"/>
                    </w:rPr>
                    <w:t>76,000</w:t>
                  </w:r>
                </w:p>
                <w:p w14:paraId="5A4A6A5A" w14:textId="398C8010" w:rsidR="0062499F" w:rsidRPr="0062499F" w:rsidRDefault="0062499F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34330E0B" w14:textId="0572775B" w:rsidR="00C95B9B" w:rsidRPr="00C95B9B" w:rsidRDefault="00C95B9B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  <w:p w14:paraId="0E76EBC9" w14:textId="0D68192D" w:rsidR="00C2103A" w:rsidRPr="00D95E2E" w:rsidRDefault="00C2103A" w:rsidP="00885012">
                  <w:pPr>
                    <w:framePr w:hSpace="180" w:wrap="around" w:vAnchor="text" w:hAnchor="margin" w:x="31" w:y="1"/>
                    <w:spacing w:line="254" w:lineRule="auto"/>
                    <w:ind w:left="2"/>
                    <w:rPr>
                      <w:sz w:val="20"/>
                    </w:rPr>
                  </w:pPr>
                </w:p>
              </w:tc>
            </w:tr>
          </w:tbl>
          <w:p w14:paraId="13217AE9" w14:textId="77777777" w:rsidR="005362A1" w:rsidRPr="00D95E2E" w:rsidRDefault="005362A1" w:rsidP="005362A1">
            <w:pPr>
              <w:jc w:val="center"/>
              <w:rPr>
                <w:sz w:val="20"/>
              </w:rPr>
            </w:pPr>
          </w:p>
          <w:p w14:paraId="76F07204" w14:textId="00029F29" w:rsidR="005362A1" w:rsidRPr="00D95E2E" w:rsidRDefault="005362A1" w:rsidP="005362A1">
            <w:pPr>
              <w:jc w:val="center"/>
              <w:rPr>
                <w:sz w:val="20"/>
              </w:rPr>
            </w:pPr>
          </w:p>
        </w:tc>
      </w:tr>
      <w:tr w:rsidR="00EA0162" w:rsidRPr="00EA6B7E" w14:paraId="2036D8CC" w14:textId="77777777" w:rsidTr="003E4E60">
        <w:trPr>
          <w:cantSplit/>
        </w:trPr>
        <w:tc>
          <w:tcPr>
            <w:tcW w:w="9085" w:type="dxa"/>
            <w:gridSpan w:val="2"/>
          </w:tcPr>
          <w:p w14:paraId="0161CE60" w14:textId="7EEF6DB1" w:rsidR="00EA0162" w:rsidRPr="00EA6B7E" w:rsidRDefault="007F3822" w:rsidP="00D6097E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  <w:lang w:val="en-GB"/>
              </w:rPr>
            </w:pPr>
            <w:r w:rsidRPr="00EA6B7E">
              <w:rPr>
                <w:rFonts w:asciiTheme="minorHAnsi" w:hAnsiTheme="minorHAnsi" w:cs="Tahoma"/>
                <w:sz w:val="20"/>
                <w:szCs w:val="20"/>
              </w:rPr>
              <w:t xml:space="preserve">This CR </w:t>
            </w:r>
            <w:r w:rsidR="00AB6141" w:rsidRPr="00EA6B7E">
              <w:rPr>
                <w:rFonts w:asciiTheme="minorHAnsi" w:hAnsiTheme="minorHAnsi" w:cs="Tahoma"/>
                <w:sz w:val="20"/>
                <w:szCs w:val="20"/>
              </w:rPr>
              <w:t xml:space="preserve">changes are related </w:t>
            </w:r>
            <w:r w:rsidRPr="00EA6B7E">
              <w:rPr>
                <w:rFonts w:asciiTheme="minorHAnsi" w:hAnsiTheme="minorHAnsi" w:cs="Tahoma"/>
                <w:sz w:val="20"/>
                <w:szCs w:val="20"/>
              </w:rPr>
              <w:t>to SOW</w:t>
            </w:r>
            <w:r w:rsidR="007F4905" w:rsidRPr="00EA6B7E">
              <w:rPr>
                <w:rFonts w:asciiTheme="minorHAnsi" w:hAnsiTheme="minorHAnsi" w:cs="Tahoma"/>
                <w:sz w:val="20"/>
                <w:szCs w:val="20"/>
              </w:rPr>
              <w:t xml:space="preserve"> </w:t>
            </w:r>
            <w:r w:rsidR="00DB6F2F" w:rsidRPr="00EA6B7E">
              <w:rPr>
                <w:rFonts w:asciiTheme="minorHAnsi" w:hAnsiTheme="minorHAnsi" w:cs="Tahoma"/>
                <w:sz w:val="20"/>
                <w:szCs w:val="20"/>
              </w:rPr>
              <w:t xml:space="preserve">against </w:t>
            </w:r>
            <w:r w:rsidR="00DB6F2F" w:rsidRPr="00EA6B7E">
              <w:rPr>
                <w:sz w:val="20"/>
                <w:szCs w:val="20"/>
              </w:rPr>
              <w:t>Shell</w:t>
            </w:r>
            <w:r w:rsidR="006A691C" w:rsidRPr="00EA6B7E">
              <w:rPr>
                <w:sz w:val="20"/>
                <w:szCs w:val="20"/>
              </w:rPr>
              <w:t xml:space="preserve"> </w:t>
            </w:r>
            <w:r w:rsidR="00EA6B7E">
              <w:rPr>
                <w:sz w:val="20"/>
                <w:szCs w:val="20"/>
              </w:rPr>
              <w:t xml:space="preserve">Managed </w:t>
            </w:r>
            <w:r w:rsidR="006A691C" w:rsidRPr="00EA6B7E">
              <w:rPr>
                <w:sz w:val="20"/>
                <w:szCs w:val="20"/>
              </w:rPr>
              <w:t xml:space="preserve">L2/L3 </w:t>
            </w:r>
            <w:r w:rsidR="00EA6B7E">
              <w:rPr>
                <w:sz w:val="20"/>
                <w:szCs w:val="20"/>
              </w:rPr>
              <w:t>Services for Emerald MTSP</w:t>
            </w:r>
            <w:r w:rsidR="00D6097E" w:rsidRPr="00EA6B7E">
              <w:rPr>
                <w:rFonts w:asciiTheme="minorHAnsi" w:hAnsiTheme="minorHAnsi" w:cs="Tahoma"/>
                <w:sz w:val="20"/>
                <w:szCs w:val="20"/>
              </w:rPr>
              <w:t xml:space="preserve"> project </w:t>
            </w:r>
            <w:r w:rsidR="004D1596" w:rsidRPr="00EA6B7E">
              <w:rPr>
                <w:rFonts w:asciiTheme="minorHAnsi" w:hAnsiTheme="minorHAnsi" w:cs="Tahoma"/>
                <w:sz w:val="20"/>
                <w:szCs w:val="20"/>
              </w:rPr>
              <w:t xml:space="preserve">dated </w:t>
            </w:r>
            <w:r w:rsidR="00856FCF">
              <w:rPr>
                <w:rFonts w:asciiTheme="minorHAnsi" w:hAnsiTheme="minorHAnsi" w:cs="Tahoma"/>
                <w:sz w:val="20"/>
                <w:szCs w:val="20"/>
              </w:rPr>
              <w:t>10-July</w:t>
            </w:r>
            <w:r w:rsidR="00EA6B7E">
              <w:rPr>
                <w:rFonts w:asciiTheme="minorHAnsi" w:hAnsiTheme="minorHAnsi" w:cs="Tahoma"/>
                <w:sz w:val="20"/>
                <w:szCs w:val="20"/>
              </w:rPr>
              <w:t xml:space="preserve"> </w:t>
            </w:r>
            <w:r w:rsidR="00D6097E" w:rsidRPr="00EA6B7E">
              <w:rPr>
                <w:rFonts w:asciiTheme="minorHAnsi" w:hAnsiTheme="minorHAnsi" w:cs="Tahoma"/>
                <w:sz w:val="20"/>
                <w:szCs w:val="20"/>
              </w:rPr>
              <w:t>-202</w:t>
            </w:r>
            <w:r w:rsidR="009D655D">
              <w:rPr>
                <w:rFonts w:asciiTheme="minorHAnsi" w:hAnsiTheme="minorHAnsi" w:cs="Tahoma"/>
                <w:sz w:val="20"/>
                <w:szCs w:val="20"/>
              </w:rPr>
              <w:t>5</w:t>
            </w:r>
          </w:p>
        </w:tc>
      </w:tr>
      <w:tr w:rsidR="00EA0162" w:rsidRPr="00EA6B7E" w14:paraId="0BC1D506" w14:textId="77777777" w:rsidTr="003E4E60">
        <w:trPr>
          <w:cantSplit/>
        </w:trPr>
        <w:tc>
          <w:tcPr>
            <w:tcW w:w="9085" w:type="dxa"/>
            <w:gridSpan w:val="2"/>
          </w:tcPr>
          <w:p w14:paraId="12BCD1C1" w14:textId="64EA7970" w:rsidR="00112FB2" w:rsidRPr="00EA6B7E" w:rsidRDefault="007659CF" w:rsidP="002C3E2C">
            <w:pPr>
              <w:spacing w:after="120"/>
              <w:jc w:val="both"/>
              <w:rPr>
                <w:rFonts w:asciiTheme="minorHAnsi" w:hAnsiTheme="minorHAnsi" w:cs="Tahoma"/>
                <w:iCs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iCs/>
                <w:sz w:val="20"/>
                <w:szCs w:val="20"/>
              </w:rPr>
              <w:t>Vinish Pillai</w:t>
            </w:r>
          </w:p>
          <w:p w14:paraId="58CEA793" w14:textId="41090976" w:rsidR="00EA0162" w:rsidRPr="00EA6B7E" w:rsidRDefault="00112FB2" w:rsidP="002C3E2C">
            <w:pPr>
              <w:spacing w:after="120"/>
              <w:jc w:val="both"/>
              <w:rPr>
                <w:rFonts w:asciiTheme="minorHAnsi" w:hAnsiTheme="minorHAnsi" w:cs="Tahoma"/>
                <w:b/>
                <w:iCs/>
                <w:sz w:val="20"/>
                <w:szCs w:val="20"/>
              </w:rPr>
            </w:pPr>
            <w:r w:rsidRPr="00EA6B7E">
              <w:rPr>
                <w:rFonts w:asciiTheme="minorHAnsi" w:hAnsiTheme="minorHAnsi" w:cs="Tahoma"/>
                <w:b/>
                <w:iCs/>
                <w:sz w:val="20"/>
                <w:szCs w:val="20"/>
              </w:rPr>
              <w:t>Name and Signature of Authorized Representative of Responding Party</w:t>
            </w:r>
          </w:p>
          <w:p w14:paraId="6741ECE4" w14:textId="77777777" w:rsidR="00EA0162" w:rsidRDefault="006A5B5A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6A5B5A">
              <w:rPr>
                <w:rFonts w:asciiTheme="minorHAnsi" w:hAnsiTheme="minorHAnsi" w:cs="Tahoma"/>
                <w:sz w:val="20"/>
                <w:szCs w:val="20"/>
              </w:rPr>
              <w:t>A</w:t>
            </w:r>
            <w:r>
              <w:rPr>
                <w:rFonts w:asciiTheme="minorHAnsi" w:hAnsiTheme="minorHAnsi" w:cs="Tahoma"/>
                <w:sz w:val="20"/>
                <w:szCs w:val="20"/>
              </w:rPr>
              <w:t>strid Robb</w:t>
            </w:r>
            <w:r w:rsidR="001117C3">
              <w:rPr>
                <w:rFonts w:asciiTheme="minorHAnsi" w:hAnsiTheme="minorHAnsi" w:cs="Tahoma"/>
                <w:sz w:val="20"/>
                <w:szCs w:val="20"/>
              </w:rPr>
              <w:t xml:space="preserve"> </w:t>
            </w:r>
          </w:p>
          <w:p w14:paraId="0AFFA0A0" w14:textId="52261A84" w:rsidR="007B35CB" w:rsidRPr="006A5B5A" w:rsidRDefault="00FB09A4" w:rsidP="002C3E2C">
            <w:pPr>
              <w:spacing w:after="120"/>
              <w:jc w:val="both"/>
              <w:rPr>
                <w:rFonts w:asciiTheme="minorHAnsi" w:hAnsiTheme="minorHAnsi" w:cs="Tahoma"/>
                <w:sz w:val="20"/>
                <w:szCs w:val="20"/>
              </w:rPr>
            </w:pPr>
            <w:r w:rsidRPr="0004087C">
              <w:rPr>
                <w:rFonts w:asciiTheme="minorHAnsi" w:hAnsiTheme="minorHAnsi" w:cs="Tahoma"/>
                <w:iCs/>
                <w:noProof/>
                <w:sz w:val="20"/>
                <w:szCs w:val="20"/>
              </w:rPr>
              <w:drawing>
                <wp:inline distT="0" distB="0" distL="0" distR="0" wp14:anchorId="1AD408B5" wp14:editId="535EB78F">
                  <wp:extent cx="1362265" cy="523948"/>
                  <wp:effectExtent l="0" t="0" r="9525" b="9525"/>
                  <wp:docPr id="83678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831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6E9" w:rsidRPr="00EA6B7E" w14:paraId="6AA804A5" w14:textId="77777777" w:rsidTr="003E4E60">
        <w:trPr>
          <w:cantSplit/>
        </w:trPr>
        <w:tc>
          <w:tcPr>
            <w:tcW w:w="9085" w:type="dxa"/>
            <w:gridSpan w:val="2"/>
          </w:tcPr>
          <w:p w14:paraId="26E64313" w14:textId="77777777" w:rsidR="007946E9" w:rsidRPr="00EA6B7E" w:rsidRDefault="007946E9" w:rsidP="002C3E2C">
            <w:pPr>
              <w:spacing w:after="120"/>
              <w:jc w:val="both"/>
              <w:rPr>
                <w:rFonts w:asciiTheme="minorHAnsi" w:hAnsiTheme="minorHAnsi" w:cs="Tahoma"/>
                <w:iCs/>
                <w:sz w:val="20"/>
                <w:szCs w:val="20"/>
              </w:rPr>
            </w:pPr>
          </w:p>
        </w:tc>
      </w:tr>
    </w:tbl>
    <w:p w14:paraId="2615F1D1" w14:textId="77777777" w:rsidR="00EA0162" w:rsidRPr="00EA6B7E" w:rsidRDefault="00EA0162">
      <w:pPr>
        <w:rPr>
          <w:sz w:val="20"/>
          <w:szCs w:val="20"/>
        </w:rPr>
      </w:pPr>
    </w:p>
    <w:sectPr w:rsidR="00EA0162" w:rsidRPr="00EA6B7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D8D9E" w14:textId="77777777" w:rsidR="004D1C66" w:rsidRDefault="004D1C66" w:rsidP="00917C9E">
      <w:r>
        <w:separator/>
      </w:r>
    </w:p>
  </w:endnote>
  <w:endnote w:type="continuationSeparator" w:id="0">
    <w:p w14:paraId="4356B2BA" w14:textId="77777777" w:rsidR="004D1C66" w:rsidRDefault="004D1C66" w:rsidP="00917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A19528" w14:paraId="0450ED22" w14:textId="77777777" w:rsidTr="79A19528">
      <w:trPr>
        <w:trHeight w:val="300"/>
      </w:trPr>
      <w:tc>
        <w:tcPr>
          <w:tcW w:w="3120" w:type="dxa"/>
        </w:tcPr>
        <w:p w14:paraId="1D3D4188" w14:textId="3EE1377E" w:rsidR="79A19528" w:rsidRDefault="79A19528" w:rsidP="79A19528">
          <w:pPr>
            <w:ind w:left="-115"/>
          </w:pPr>
        </w:p>
      </w:tc>
      <w:tc>
        <w:tcPr>
          <w:tcW w:w="3120" w:type="dxa"/>
        </w:tcPr>
        <w:p w14:paraId="4233277C" w14:textId="0E7C39EA" w:rsidR="79A19528" w:rsidRDefault="79A19528" w:rsidP="79A19528">
          <w:pPr>
            <w:jc w:val="center"/>
          </w:pPr>
        </w:p>
      </w:tc>
      <w:tc>
        <w:tcPr>
          <w:tcW w:w="3120" w:type="dxa"/>
        </w:tcPr>
        <w:p w14:paraId="23FDF79E" w14:textId="5BC83B03" w:rsidR="79A19528" w:rsidRDefault="79A19528" w:rsidP="79A19528">
          <w:pPr>
            <w:ind w:right="-115"/>
            <w:jc w:val="right"/>
          </w:pPr>
        </w:p>
      </w:tc>
    </w:tr>
  </w:tbl>
  <w:p w14:paraId="59272D24" w14:textId="1910F602" w:rsidR="00917C9E" w:rsidRDefault="00917C9E" w:rsidP="79A195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840A0" w14:textId="77777777" w:rsidR="004D1C66" w:rsidRDefault="004D1C66" w:rsidP="00917C9E">
      <w:r>
        <w:separator/>
      </w:r>
    </w:p>
  </w:footnote>
  <w:footnote w:type="continuationSeparator" w:id="0">
    <w:p w14:paraId="12786B7B" w14:textId="77777777" w:rsidR="004D1C66" w:rsidRDefault="004D1C66" w:rsidP="00917C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A19528" w14:paraId="3FDF6405" w14:textId="77777777" w:rsidTr="79A19528">
      <w:trPr>
        <w:trHeight w:val="300"/>
      </w:trPr>
      <w:tc>
        <w:tcPr>
          <w:tcW w:w="3120" w:type="dxa"/>
        </w:tcPr>
        <w:p w14:paraId="33B6A4F9" w14:textId="159B1AAC" w:rsidR="79A19528" w:rsidRDefault="79A19528" w:rsidP="79A19528">
          <w:pPr>
            <w:ind w:left="-115"/>
          </w:pPr>
        </w:p>
      </w:tc>
      <w:tc>
        <w:tcPr>
          <w:tcW w:w="3120" w:type="dxa"/>
        </w:tcPr>
        <w:p w14:paraId="5F902FA6" w14:textId="4807E3A2" w:rsidR="79A19528" w:rsidRDefault="79A19528" w:rsidP="79A19528">
          <w:pPr>
            <w:jc w:val="center"/>
          </w:pPr>
        </w:p>
      </w:tc>
      <w:tc>
        <w:tcPr>
          <w:tcW w:w="3120" w:type="dxa"/>
        </w:tcPr>
        <w:p w14:paraId="36339F20" w14:textId="5E8A032D" w:rsidR="79A19528" w:rsidRDefault="79A19528" w:rsidP="79A19528">
          <w:pPr>
            <w:ind w:right="-115"/>
            <w:jc w:val="right"/>
          </w:pPr>
        </w:p>
      </w:tc>
    </w:tr>
  </w:tbl>
  <w:p w14:paraId="2BFD3883" w14:textId="277A2C71" w:rsidR="00917C9E" w:rsidRDefault="00917C9E" w:rsidP="79A195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791"/>
    <w:multiLevelType w:val="hybridMultilevel"/>
    <w:tmpl w:val="0622C272"/>
    <w:lvl w:ilvl="0" w:tplc="03622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02FE3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B66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3C57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5815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3871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A0C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80C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4C9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AC65CC"/>
    <w:multiLevelType w:val="hybridMultilevel"/>
    <w:tmpl w:val="39A27330"/>
    <w:lvl w:ilvl="0" w:tplc="62BE6FA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0F47F7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C865B6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856C59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9ECF7B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95ACF6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BDC43E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58A74B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E4E62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06CC7C81"/>
    <w:multiLevelType w:val="hybridMultilevel"/>
    <w:tmpl w:val="766A3388"/>
    <w:lvl w:ilvl="0" w:tplc="79D68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361C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343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7AEC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5ACA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84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3431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BA4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2AF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8D1022"/>
    <w:multiLevelType w:val="hybridMultilevel"/>
    <w:tmpl w:val="FFFFFFFF"/>
    <w:lvl w:ilvl="0" w:tplc="C756C3CE">
      <w:start w:val="1"/>
      <w:numFmt w:val="decimal"/>
      <w:lvlText w:val="%1."/>
      <w:lvlJc w:val="left"/>
      <w:pPr>
        <w:ind w:left="720" w:hanging="360"/>
      </w:pPr>
    </w:lvl>
    <w:lvl w:ilvl="1" w:tplc="5198AE88">
      <w:start w:val="1"/>
      <w:numFmt w:val="lowerLetter"/>
      <w:lvlText w:val="%2."/>
      <w:lvlJc w:val="left"/>
      <w:pPr>
        <w:ind w:left="1440" w:hanging="360"/>
      </w:pPr>
    </w:lvl>
    <w:lvl w:ilvl="2" w:tplc="4498D91E">
      <w:start w:val="1"/>
      <w:numFmt w:val="lowerRoman"/>
      <w:lvlText w:val="%3."/>
      <w:lvlJc w:val="right"/>
      <w:pPr>
        <w:ind w:left="2160" w:hanging="180"/>
      </w:pPr>
    </w:lvl>
    <w:lvl w:ilvl="3" w:tplc="E9946830">
      <w:start w:val="1"/>
      <w:numFmt w:val="decimal"/>
      <w:lvlText w:val="%4."/>
      <w:lvlJc w:val="left"/>
      <w:pPr>
        <w:ind w:left="2880" w:hanging="360"/>
      </w:pPr>
    </w:lvl>
    <w:lvl w:ilvl="4" w:tplc="90C43666">
      <w:start w:val="1"/>
      <w:numFmt w:val="lowerLetter"/>
      <w:lvlText w:val="%5."/>
      <w:lvlJc w:val="left"/>
      <w:pPr>
        <w:ind w:left="3600" w:hanging="360"/>
      </w:pPr>
    </w:lvl>
    <w:lvl w:ilvl="5" w:tplc="58C0459E">
      <w:start w:val="1"/>
      <w:numFmt w:val="lowerRoman"/>
      <w:lvlText w:val="%6."/>
      <w:lvlJc w:val="right"/>
      <w:pPr>
        <w:ind w:left="4320" w:hanging="180"/>
      </w:pPr>
    </w:lvl>
    <w:lvl w:ilvl="6" w:tplc="24ECD848">
      <w:start w:val="1"/>
      <w:numFmt w:val="decimal"/>
      <w:lvlText w:val="%7."/>
      <w:lvlJc w:val="left"/>
      <w:pPr>
        <w:ind w:left="5040" w:hanging="360"/>
      </w:pPr>
    </w:lvl>
    <w:lvl w:ilvl="7" w:tplc="DC4AB300">
      <w:start w:val="1"/>
      <w:numFmt w:val="lowerLetter"/>
      <w:lvlText w:val="%8."/>
      <w:lvlJc w:val="left"/>
      <w:pPr>
        <w:ind w:left="5760" w:hanging="360"/>
      </w:pPr>
    </w:lvl>
    <w:lvl w:ilvl="8" w:tplc="AE32482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3115D"/>
    <w:multiLevelType w:val="hybridMultilevel"/>
    <w:tmpl w:val="FFFFFFFF"/>
    <w:lvl w:ilvl="0" w:tplc="DD36E36E">
      <w:start w:val="1"/>
      <w:numFmt w:val="decimal"/>
      <w:lvlText w:val="%1."/>
      <w:lvlJc w:val="left"/>
      <w:pPr>
        <w:ind w:left="720" w:hanging="360"/>
      </w:pPr>
    </w:lvl>
    <w:lvl w:ilvl="1" w:tplc="6FCA2C64">
      <w:start w:val="1"/>
      <w:numFmt w:val="lowerLetter"/>
      <w:lvlText w:val="%2."/>
      <w:lvlJc w:val="left"/>
      <w:pPr>
        <w:ind w:left="1440" w:hanging="360"/>
      </w:pPr>
    </w:lvl>
    <w:lvl w:ilvl="2" w:tplc="469AD34E">
      <w:start w:val="1"/>
      <w:numFmt w:val="lowerRoman"/>
      <w:lvlText w:val="%3."/>
      <w:lvlJc w:val="right"/>
      <w:pPr>
        <w:ind w:left="2160" w:hanging="180"/>
      </w:pPr>
    </w:lvl>
    <w:lvl w:ilvl="3" w:tplc="E54888A4">
      <w:start w:val="1"/>
      <w:numFmt w:val="decimal"/>
      <w:lvlText w:val="%4."/>
      <w:lvlJc w:val="left"/>
      <w:pPr>
        <w:ind w:left="2880" w:hanging="360"/>
      </w:pPr>
    </w:lvl>
    <w:lvl w:ilvl="4" w:tplc="65E8CC6A">
      <w:start w:val="1"/>
      <w:numFmt w:val="lowerLetter"/>
      <w:lvlText w:val="%5."/>
      <w:lvlJc w:val="left"/>
      <w:pPr>
        <w:ind w:left="3600" w:hanging="360"/>
      </w:pPr>
    </w:lvl>
    <w:lvl w:ilvl="5" w:tplc="9B7C738C">
      <w:start w:val="1"/>
      <w:numFmt w:val="lowerRoman"/>
      <w:lvlText w:val="%6."/>
      <w:lvlJc w:val="right"/>
      <w:pPr>
        <w:ind w:left="4320" w:hanging="180"/>
      </w:pPr>
    </w:lvl>
    <w:lvl w:ilvl="6" w:tplc="53AA2C0E">
      <w:start w:val="1"/>
      <w:numFmt w:val="decimal"/>
      <w:lvlText w:val="%7."/>
      <w:lvlJc w:val="left"/>
      <w:pPr>
        <w:ind w:left="5040" w:hanging="360"/>
      </w:pPr>
    </w:lvl>
    <w:lvl w:ilvl="7" w:tplc="5B8C977A">
      <w:start w:val="1"/>
      <w:numFmt w:val="lowerLetter"/>
      <w:lvlText w:val="%8."/>
      <w:lvlJc w:val="left"/>
      <w:pPr>
        <w:ind w:left="5760" w:hanging="360"/>
      </w:pPr>
    </w:lvl>
    <w:lvl w:ilvl="8" w:tplc="C594515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A5FA9"/>
    <w:multiLevelType w:val="hybridMultilevel"/>
    <w:tmpl w:val="529232E0"/>
    <w:lvl w:ilvl="0" w:tplc="0832C1C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E743B5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AEEE4C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77A47F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E5A827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D0849F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9A25ED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E2856A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BD9478D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1C43604E"/>
    <w:multiLevelType w:val="hybridMultilevel"/>
    <w:tmpl w:val="CD720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13720"/>
    <w:multiLevelType w:val="hybridMultilevel"/>
    <w:tmpl w:val="1FD0F1DA"/>
    <w:lvl w:ilvl="0" w:tplc="CC06C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CE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E7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4616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16B4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72A3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F23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2899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A59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F232D88"/>
    <w:multiLevelType w:val="hybridMultilevel"/>
    <w:tmpl w:val="EF4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02428"/>
    <w:multiLevelType w:val="hybridMultilevel"/>
    <w:tmpl w:val="9FDC37AA"/>
    <w:lvl w:ilvl="0" w:tplc="D8A6DB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9CF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46B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85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C8C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44D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7C3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E1B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4CB1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7E11573"/>
    <w:multiLevelType w:val="hybridMultilevel"/>
    <w:tmpl w:val="3E14F484"/>
    <w:lvl w:ilvl="0" w:tplc="217E6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BAB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BA05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7812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2CCE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FC9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085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0E6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78E4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B552229"/>
    <w:multiLevelType w:val="hybridMultilevel"/>
    <w:tmpl w:val="8856C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D271C"/>
    <w:multiLevelType w:val="multilevel"/>
    <w:tmpl w:val="277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5D470E"/>
    <w:multiLevelType w:val="hybridMultilevel"/>
    <w:tmpl w:val="0D40A932"/>
    <w:lvl w:ilvl="0" w:tplc="174296E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3106CD72"/>
    <w:multiLevelType w:val="hybridMultilevel"/>
    <w:tmpl w:val="FFFFFFFF"/>
    <w:lvl w:ilvl="0" w:tplc="AD40F5EC">
      <w:start w:val="1"/>
      <w:numFmt w:val="decimal"/>
      <w:lvlText w:val="%1."/>
      <w:lvlJc w:val="left"/>
      <w:pPr>
        <w:ind w:left="720" w:hanging="360"/>
      </w:pPr>
    </w:lvl>
    <w:lvl w:ilvl="1" w:tplc="223471A8">
      <w:start w:val="1"/>
      <w:numFmt w:val="lowerLetter"/>
      <w:lvlText w:val="%2."/>
      <w:lvlJc w:val="left"/>
      <w:pPr>
        <w:ind w:left="1440" w:hanging="360"/>
      </w:pPr>
    </w:lvl>
    <w:lvl w:ilvl="2" w:tplc="94089BB0">
      <w:start w:val="1"/>
      <w:numFmt w:val="lowerRoman"/>
      <w:lvlText w:val="%3."/>
      <w:lvlJc w:val="right"/>
      <w:pPr>
        <w:ind w:left="2160" w:hanging="180"/>
      </w:pPr>
    </w:lvl>
    <w:lvl w:ilvl="3" w:tplc="5BE86A4A">
      <w:start w:val="1"/>
      <w:numFmt w:val="decimal"/>
      <w:lvlText w:val="%4."/>
      <w:lvlJc w:val="left"/>
      <w:pPr>
        <w:ind w:left="2880" w:hanging="360"/>
      </w:pPr>
    </w:lvl>
    <w:lvl w:ilvl="4" w:tplc="F856B2BC">
      <w:start w:val="1"/>
      <w:numFmt w:val="lowerLetter"/>
      <w:lvlText w:val="%5."/>
      <w:lvlJc w:val="left"/>
      <w:pPr>
        <w:ind w:left="3600" w:hanging="360"/>
      </w:pPr>
    </w:lvl>
    <w:lvl w:ilvl="5" w:tplc="50346978">
      <w:start w:val="1"/>
      <w:numFmt w:val="lowerRoman"/>
      <w:lvlText w:val="%6."/>
      <w:lvlJc w:val="right"/>
      <w:pPr>
        <w:ind w:left="4320" w:hanging="180"/>
      </w:pPr>
    </w:lvl>
    <w:lvl w:ilvl="6" w:tplc="B374D918">
      <w:start w:val="1"/>
      <w:numFmt w:val="decimal"/>
      <w:lvlText w:val="%7."/>
      <w:lvlJc w:val="left"/>
      <w:pPr>
        <w:ind w:left="5040" w:hanging="360"/>
      </w:pPr>
    </w:lvl>
    <w:lvl w:ilvl="7" w:tplc="2F5E7A5A">
      <w:start w:val="1"/>
      <w:numFmt w:val="lowerLetter"/>
      <w:lvlText w:val="%8."/>
      <w:lvlJc w:val="left"/>
      <w:pPr>
        <w:ind w:left="5760" w:hanging="360"/>
      </w:pPr>
    </w:lvl>
    <w:lvl w:ilvl="8" w:tplc="669E12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10E8F"/>
    <w:multiLevelType w:val="hybridMultilevel"/>
    <w:tmpl w:val="7FD6D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9B381"/>
    <w:multiLevelType w:val="hybridMultilevel"/>
    <w:tmpl w:val="FFFFFFFF"/>
    <w:lvl w:ilvl="0" w:tplc="43B87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6F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6D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0F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A0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A5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8E5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FCE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344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2B3F1"/>
    <w:multiLevelType w:val="hybridMultilevel"/>
    <w:tmpl w:val="FFFFFFFF"/>
    <w:lvl w:ilvl="0" w:tplc="F5905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64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AB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85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62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AE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6E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26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41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F37DC"/>
    <w:multiLevelType w:val="hybridMultilevel"/>
    <w:tmpl w:val="4D808E00"/>
    <w:lvl w:ilvl="0" w:tplc="385455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03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7C6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8A7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89A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46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A2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F825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124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E191110"/>
    <w:multiLevelType w:val="hybridMultilevel"/>
    <w:tmpl w:val="A52613E4"/>
    <w:lvl w:ilvl="0" w:tplc="520E3F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7C29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E0CE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60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62AE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487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08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48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B62B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22E10A1"/>
    <w:multiLevelType w:val="hybridMultilevel"/>
    <w:tmpl w:val="74382346"/>
    <w:lvl w:ilvl="0" w:tplc="641260F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C1FC6"/>
    <w:multiLevelType w:val="hybridMultilevel"/>
    <w:tmpl w:val="9C645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E2748"/>
    <w:multiLevelType w:val="hybridMultilevel"/>
    <w:tmpl w:val="FFFFFFFF"/>
    <w:lvl w:ilvl="0" w:tplc="6BD68490">
      <w:start w:val="1"/>
      <w:numFmt w:val="decimal"/>
      <w:lvlText w:val="%1."/>
      <w:lvlJc w:val="left"/>
      <w:pPr>
        <w:ind w:left="720" w:hanging="360"/>
      </w:pPr>
    </w:lvl>
    <w:lvl w:ilvl="1" w:tplc="1E364A32">
      <w:start w:val="1"/>
      <w:numFmt w:val="lowerLetter"/>
      <w:lvlText w:val="%2."/>
      <w:lvlJc w:val="left"/>
      <w:pPr>
        <w:ind w:left="1440" w:hanging="360"/>
      </w:pPr>
    </w:lvl>
    <w:lvl w:ilvl="2" w:tplc="DF58AE86">
      <w:start w:val="1"/>
      <w:numFmt w:val="lowerRoman"/>
      <w:lvlText w:val="%3."/>
      <w:lvlJc w:val="right"/>
      <w:pPr>
        <w:ind w:left="2160" w:hanging="180"/>
      </w:pPr>
    </w:lvl>
    <w:lvl w:ilvl="3" w:tplc="C13CBF54">
      <w:start w:val="1"/>
      <w:numFmt w:val="decimal"/>
      <w:lvlText w:val="%4."/>
      <w:lvlJc w:val="left"/>
      <w:pPr>
        <w:ind w:left="2880" w:hanging="360"/>
      </w:pPr>
    </w:lvl>
    <w:lvl w:ilvl="4" w:tplc="892A822A">
      <w:start w:val="1"/>
      <w:numFmt w:val="lowerLetter"/>
      <w:lvlText w:val="%5."/>
      <w:lvlJc w:val="left"/>
      <w:pPr>
        <w:ind w:left="3600" w:hanging="360"/>
      </w:pPr>
    </w:lvl>
    <w:lvl w:ilvl="5" w:tplc="14489076">
      <w:start w:val="1"/>
      <w:numFmt w:val="lowerRoman"/>
      <w:lvlText w:val="%6."/>
      <w:lvlJc w:val="right"/>
      <w:pPr>
        <w:ind w:left="4320" w:hanging="180"/>
      </w:pPr>
    </w:lvl>
    <w:lvl w:ilvl="6" w:tplc="6486DCE4">
      <w:start w:val="1"/>
      <w:numFmt w:val="decimal"/>
      <w:lvlText w:val="%7."/>
      <w:lvlJc w:val="left"/>
      <w:pPr>
        <w:ind w:left="5040" w:hanging="360"/>
      </w:pPr>
    </w:lvl>
    <w:lvl w:ilvl="7" w:tplc="D97AACAA">
      <w:start w:val="1"/>
      <w:numFmt w:val="lowerLetter"/>
      <w:lvlText w:val="%8."/>
      <w:lvlJc w:val="left"/>
      <w:pPr>
        <w:ind w:left="5760" w:hanging="360"/>
      </w:pPr>
    </w:lvl>
    <w:lvl w:ilvl="8" w:tplc="9B14D63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F5D37"/>
    <w:multiLevelType w:val="hybridMultilevel"/>
    <w:tmpl w:val="8CAC1AE0"/>
    <w:lvl w:ilvl="0" w:tplc="6736E0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307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9C2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00B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ACE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CCE1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46F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DA27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6C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07313E0"/>
    <w:multiLevelType w:val="hybridMultilevel"/>
    <w:tmpl w:val="3EE2EF48"/>
    <w:lvl w:ilvl="0" w:tplc="3F9A80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D62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44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4AD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5881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C82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D4A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E1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1CB1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3651760"/>
    <w:multiLevelType w:val="hybridMultilevel"/>
    <w:tmpl w:val="C026F002"/>
    <w:lvl w:ilvl="0" w:tplc="02F49B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A41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84C7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B0D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40B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B6D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9CB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2C2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F6E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3A06FE1"/>
    <w:multiLevelType w:val="hybridMultilevel"/>
    <w:tmpl w:val="C80E7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5C0BD5"/>
    <w:multiLevelType w:val="hybridMultilevel"/>
    <w:tmpl w:val="502ABEF0"/>
    <w:lvl w:ilvl="0" w:tplc="2FCE75C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F910FD"/>
    <w:multiLevelType w:val="hybridMultilevel"/>
    <w:tmpl w:val="FFFFFFFF"/>
    <w:lvl w:ilvl="0" w:tplc="F4D889D6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57362CC2">
      <w:start w:val="1"/>
      <w:numFmt w:val="bullet"/>
      <w:lvlText w:val="o"/>
      <w:lvlJc w:val="left"/>
      <w:pPr>
        <w:ind w:left="1360" w:hanging="360"/>
      </w:pPr>
      <w:rPr>
        <w:rFonts w:ascii="Courier New" w:hAnsi="Courier New" w:hint="default"/>
      </w:rPr>
    </w:lvl>
    <w:lvl w:ilvl="2" w:tplc="714A967E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FFC6D36A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448E8502">
      <w:start w:val="1"/>
      <w:numFmt w:val="bullet"/>
      <w:lvlText w:val="o"/>
      <w:lvlJc w:val="left"/>
      <w:pPr>
        <w:ind w:left="3520" w:hanging="360"/>
      </w:pPr>
      <w:rPr>
        <w:rFonts w:ascii="Courier New" w:hAnsi="Courier New" w:hint="default"/>
      </w:rPr>
    </w:lvl>
    <w:lvl w:ilvl="5" w:tplc="1EB8C6F6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48EC15A8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352ADE7C">
      <w:start w:val="1"/>
      <w:numFmt w:val="bullet"/>
      <w:lvlText w:val="o"/>
      <w:lvlJc w:val="left"/>
      <w:pPr>
        <w:ind w:left="5680" w:hanging="360"/>
      </w:pPr>
      <w:rPr>
        <w:rFonts w:ascii="Courier New" w:hAnsi="Courier New" w:hint="default"/>
      </w:rPr>
    </w:lvl>
    <w:lvl w:ilvl="8" w:tplc="DB48DD48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29" w15:restartNumberingAfterBreak="0">
    <w:nsid w:val="61E6CF16"/>
    <w:multiLevelType w:val="hybridMultilevel"/>
    <w:tmpl w:val="FFFFFFFF"/>
    <w:lvl w:ilvl="0" w:tplc="A1A25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8C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E7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40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00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E2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A8F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868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3AC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FD408D"/>
    <w:multiLevelType w:val="hybridMultilevel"/>
    <w:tmpl w:val="AB1AA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602E68"/>
    <w:multiLevelType w:val="hybridMultilevel"/>
    <w:tmpl w:val="93386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0268F0"/>
    <w:multiLevelType w:val="hybridMultilevel"/>
    <w:tmpl w:val="F7E237E4"/>
    <w:lvl w:ilvl="0" w:tplc="81ECA4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7E7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F4E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6607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282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F60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406E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E6CF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021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43AD4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4" w15:restartNumberingAfterBreak="0">
    <w:nsid w:val="68FB2479"/>
    <w:multiLevelType w:val="hybridMultilevel"/>
    <w:tmpl w:val="A6745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39F663"/>
    <w:multiLevelType w:val="hybridMultilevel"/>
    <w:tmpl w:val="FFFFFFFF"/>
    <w:lvl w:ilvl="0" w:tplc="9AA2D67C">
      <w:start w:val="1"/>
      <w:numFmt w:val="decimal"/>
      <w:lvlText w:val="%1."/>
      <w:lvlJc w:val="left"/>
      <w:pPr>
        <w:ind w:left="720" w:hanging="360"/>
      </w:pPr>
    </w:lvl>
    <w:lvl w:ilvl="1" w:tplc="D33E9568">
      <w:start w:val="1"/>
      <w:numFmt w:val="lowerLetter"/>
      <w:lvlText w:val="%2."/>
      <w:lvlJc w:val="left"/>
      <w:pPr>
        <w:ind w:left="1440" w:hanging="360"/>
      </w:pPr>
    </w:lvl>
    <w:lvl w:ilvl="2" w:tplc="50EA8AFE">
      <w:start w:val="1"/>
      <w:numFmt w:val="lowerRoman"/>
      <w:lvlText w:val="%3."/>
      <w:lvlJc w:val="right"/>
      <w:pPr>
        <w:ind w:left="2160" w:hanging="180"/>
      </w:pPr>
    </w:lvl>
    <w:lvl w:ilvl="3" w:tplc="D5D03ACE">
      <w:start w:val="1"/>
      <w:numFmt w:val="decimal"/>
      <w:lvlText w:val="%4."/>
      <w:lvlJc w:val="left"/>
      <w:pPr>
        <w:ind w:left="2880" w:hanging="360"/>
      </w:pPr>
    </w:lvl>
    <w:lvl w:ilvl="4" w:tplc="5094B2CC">
      <w:start w:val="1"/>
      <w:numFmt w:val="lowerLetter"/>
      <w:lvlText w:val="%5."/>
      <w:lvlJc w:val="left"/>
      <w:pPr>
        <w:ind w:left="3600" w:hanging="360"/>
      </w:pPr>
    </w:lvl>
    <w:lvl w:ilvl="5" w:tplc="F02EBECA">
      <w:start w:val="1"/>
      <w:numFmt w:val="lowerRoman"/>
      <w:lvlText w:val="%6."/>
      <w:lvlJc w:val="right"/>
      <w:pPr>
        <w:ind w:left="4320" w:hanging="180"/>
      </w:pPr>
    </w:lvl>
    <w:lvl w:ilvl="6" w:tplc="BF4425AC">
      <w:start w:val="1"/>
      <w:numFmt w:val="decimal"/>
      <w:lvlText w:val="%7."/>
      <w:lvlJc w:val="left"/>
      <w:pPr>
        <w:ind w:left="5040" w:hanging="360"/>
      </w:pPr>
    </w:lvl>
    <w:lvl w:ilvl="7" w:tplc="B0BA6574">
      <w:start w:val="1"/>
      <w:numFmt w:val="lowerLetter"/>
      <w:lvlText w:val="%8."/>
      <w:lvlJc w:val="left"/>
      <w:pPr>
        <w:ind w:left="5760" w:hanging="360"/>
      </w:pPr>
    </w:lvl>
    <w:lvl w:ilvl="8" w:tplc="6FF0C67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695F2C"/>
    <w:multiLevelType w:val="hybridMultilevel"/>
    <w:tmpl w:val="F1C84E08"/>
    <w:lvl w:ilvl="0" w:tplc="F1D4D7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DAF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62E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F67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D4DE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2EB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088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E16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2C45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05E20B7"/>
    <w:multiLevelType w:val="hybridMultilevel"/>
    <w:tmpl w:val="6818EC70"/>
    <w:lvl w:ilvl="0" w:tplc="488A6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6E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6093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E8A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1E9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4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142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E8EF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260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13E1B0D"/>
    <w:multiLevelType w:val="hybridMultilevel"/>
    <w:tmpl w:val="D9B6D792"/>
    <w:lvl w:ilvl="0" w:tplc="8BBAD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D68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581D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E40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BEA4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703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FE8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163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0EB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38A526E"/>
    <w:multiLevelType w:val="hybridMultilevel"/>
    <w:tmpl w:val="035A1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41FA1"/>
    <w:multiLevelType w:val="hybridMultilevel"/>
    <w:tmpl w:val="3DEE64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5F99635"/>
    <w:multiLevelType w:val="hybridMultilevel"/>
    <w:tmpl w:val="FFFFFFFF"/>
    <w:lvl w:ilvl="0" w:tplc="8D7E94AC">
      <w:start w:val="1"/>
      <w:numFmt w:val="decimal"/>
      <w:lvlText w:val="%1."/>
      <w:lvlJc w:val="left"/>
      <w:pPr>
        <w:ind w:left="720" w:hanging="360"/>
      </w:pPr>
    </w:lvl>
    <w:lvl w:ilvl="1" w:tplc="10E8F9D6">
      <w:start w:val="1"/>
      <w:numFmt w:val="lowerLetter"/>
      <w:lvlText w:val="%2."/>
      <w:lvlJc w:val="left"/>
      <w:pPr>
        <w:ind w:left="1440" w:hanging="360"/>
      </w:pPr>
    </w:lvl>
    <w:lvl w:ilvl="2" w:tplc="19DC6F1E">
      <w:start w:val="1"/>
      <w:numFmt w:val="lowerRoman"/>
      <w:lvlText w:val="%3."/>
      <w:lvlJc w:val="right"/>
      <w:pPr>
        <w:ind w:left="2160" w:hanging="180"/>
      </w:pPr>
    </w:lvl>
    <w:lvl w:ilvl="3" w:tplc="6B6479B6">
      <w:start w:val="1"/>
      <w:numFmt w:val="decimal"/>
      <w:lvlText w:val="%4."/>
      <w:lvlJc w:val="left"/>
      <w:pPr>
        <w:ind w:left="2880" w:hanging="360"/>
      </w:pPr>
    </w:lvl>
    <w:lvl w:ilvl="4" w:tplc="D3609200">
      <w:start w:val="1"/>
      <w:numFmt w:val="lowerLetter"/>
      <w:lvlText w:val="%5."/>
      <w:lvlJc w:val="left"/>
      <w:pPr>
        <w:ind w:left="3600" w:hanging="360"/>
      </w:pPr>
    </w:lvl>
    <w:lvl w:ilvl="5" w:tplc="9F088C16">
      <w:start w:val="1"/>
      <w:numFmt w:val="lowerRoman"/>
      <w:lvlText w:val="%6."/>
      <w:lvlJc w:val="right"/>
      <w:pPr>
        <w:ind w:left="4320" w:hanging="180"/>
      </w:pPr>
    </w:lvl>
    <w:lvl w:ilvl="6" w:tplc="D1BA7388">
      <w:start w:val="1"/>
      <w:numFmt w:val="decimal"/>
      <w:lvlText w:val="%7."/>
      <w:lvlJc w:val="left"/>
      <w:pPr>
        <w:ind w:left="5040" w:hanging="360"/>
      </w:pPr>
    </w:lvl>
    <w:lvl w:ilvl="7" w:tplc="AAA27282">
      <w:start w:val="1"/>
      <w:numFmt w:val="lowerLetter"/>
      <w:lvlText w:val="%8."/>
      <w:lvlJc w:val="left"/>
      <w:pPr>
        <w:ind w:left="5760" w:hanging="360"/>
      </w:pPr>
    </w:lvl>
    <w:lvl w:ilvl="8" w:tplc="40209D2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59584B"/>
    <w:multiLevelType w:val="hybridMultilevel"/>
    <w:tmpl w:val="15AA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3F4DB2"/>
    <w:multiLevelType w:val="hybridMultilevel"/>
    <w:tmpl w:val="FFFFFFFF"/>
    <w:lvl w:ilvl="0" w:tplc="9EC47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CF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5E2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2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A1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8D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B62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2F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18F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467069">
    <w:abstractNumId w:val="26"/>
  </w:num>
  <w:num w:numId="2" w16cid:durableId="775488901">
    <w:abstractNumId w:val="5"/>
  </w:num>
  <w:num w:numId="3" w16cid:durableId="1057974478">
    <w:abstractNumId w:val="9"/>
  </w:num>
  <w:num w:numId="4" w16cid:durableId="1211919699">
    <w:abstractNumId w:val="32"/>
  </w:num>
  <w:num w:numId="5" w16cid:durableId="1082488028">
    <w:abstractNumId w:val="10"/>
  </w:num>
  <w:num w:numId="6" w16cid:durableId="1124273014">
    <w:abstractNumId w:val="23"/>
  </w:num>
  <w:num w:numId="7" w16cid:durableId="935593786">
    <w:abstractNumId w:val="38"/>
  </w:num>
  <w:num w:numId="8" w16cid:durableId="1297835288">
    <w:abstractNumId w:val="25"/>
  </w:num>
  <w:num w:numId="9" w16cid:durableId="1045636456">
    <w:abstractNumId w:val="7"/>
  </w:num>
  <w:num w:numId="10" w16cid:durableId="778136608">
    <w:abstractNumId w:val="2"/>
  </w:num>
  <w:num w:numId="11" w16cid:durableId="1422607247">
    <w:abstractNumId w:val="19"/>
  </w:num>
  <w:num w:numId="12" w16cid:durableId="1104225308">
    <w:abstractNumId w:val="37"/>
  </w:num>
  <w:num w:numId="13" w16cid:durableId="1392269196">
    <w:abstractNumId w:val="40"/>
  </w:num>
  <w:num w:numId="14" w16cid:durableId="1695961143">
    <w:abstractNumId w:val="36"/>
  </w:num>
  <w:num w:numId="15" w16cid:durableId="26417194">
    <w:abstractNumId w:val="1"/>
  </w:num>
  <w:num w:numId="16" w16cid:durableId="1784226142">
    <w:abstractNumId w:val="18"/>
  </w:num>
  <w:num w:numId="17" w16cid:durableId="1295058343">
    <w:abstractNumId w:val="6"/>
  </w:num>
  <w:num w:numId="18" w16cid:durableId="642582784">
    <w:abstractNumId w:val="13"/>
  </w:num>
  <w:num w:numId="19" w16cid:durableId="1333146772">
    <w:abstractNumId w:val="34"/>
  </w:num>
  <w:num w:numId="20" w16cid:durableId="525217766">
    <w:abstractNumId w:val="27"/>
  </w:num>
  <w:num w:numId="21" w16cid:durableId="2114744564">
    <w:abstractNumId w:val="27"/>
  </w:num>
  <w:num w:numId="22" w16cid:durableId="130558408">
    <w:abstractNumId w:val="8"/>
  </w:num>
  <w:num w:numId="23" w16cid:durableId="178739537">
    <w:abstractNumId w:val="21"/>
  </w:num>
  <w:num w:numId="24" w16cid:durableId="1118529554">
    <w:abstractNumId w:val="12"/>
  </w:num>
  <w:num w:numId="25" w16cid:durableId="2125492267">
    <w:abstractNumId w:val="24"/>
  </w:num>
  <w:num w:numId="26" w16cid:durableId="1464886968">
    <w:abstractNumId w:val="0"/>
  </w:num>
  <w:num w:numId="27" w16cid:durableId="1033841807">
    <w:abstractNumId w:val="11"/>
  </w:num>
  <w:num w:numId="28" w16cid:durableId="1642150756">
    <w:abstractNumId w:val="15"/>
  </w:num>
  <w:num w:numId="29" w16cid:durableId="127087598">
    <w:abstractNumId w:val="30"/>
  </w:num>
  <w:num w:numId="30" w16cid:durableId="2096392131">
    <w:abstractNumId w:val="31"/>
  </w:num>
  <w:num w:numId="31" w16cid:durableId="1234706197">
    <w:abstractNumId w:val="30"/>
  </w:num>
  <w:num w:numId="32" w16cid:durableId="811096306">
    <w:abstractNumId w:val="39"/>
  </w:num>
  <w:num w:numId="33" w16cid:durableId="931596075">
    <w:abstractNumId w:val="20"/>
  </w:num>
  <w:num w:numId="34" w16cid:durableId="284848185">
    <w:abstractNumId w:val="41"/>
  </w:num>
  <w:num w:numId="35" w16cid:durableId="393089524">
    <w:abstractNumId w:val="42"/>
  </w:num>
  <w:num w:numId="36" w16cid:durableId="587467909">
    <w:abstractNumId w:val="28"/>
  </w:num>
  <w:num w:numId="37" w16cid:durableId="558781325">
    <w:abstractNumId w:val="35"/>
  </w:num>
  <w:num w:numId="38" w16cid:durableId="1893882726">
    <w:abstractNumId w:val="14"/>
  </w:num>
  <w:num w:numId="39" w16cid:durableId="469203434">
    <w:abstractNumId w:val="4"/>
  </w:num>
  <w:num w:numId="40" w16cid:durableId="146485704">
    <w:abstractNumId w:val="22"/>
  </w:num>
  <w:num w:numId="41" w16cid:durableId="1401563519">
    <w:abstractNumId w:val="3"/>
  </w:num>
  <w:num w:numId="42" w16cid:durableId="361976358">
    <w:abstractNumId w:val="43"/>
  </w:num>
  <w:num w:numId="43" w16cid:durableId="1173882509">
    <w:abstractNumId w:val="33"/>
  </w:num>
  <w:num w:numId="44" w16cid:durableId="1794638569">
    <w:abstractNumId w:val="17"/>
  </w:num>
  <w:num w:numId="45" w16cid:durableId="888809283">
    <w:abstractNumId w:val="29"/>
  </w:num>
  <w:num w:numId="46" w16cid:durableId="3274836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2F"/>
    <w:rsid w:val="00002B32"/>
    <w:rsid w:val="00004AA5"/>
    <w:rsid w:val="000051FC"/>
    <w:rsid w:val="00012389"/>
    <w:rsid w:val="0001442E"/>
    <w:rsid w:val="000145ED"/>
    <w:rsid w:val="00016B90"/>
    <w:rsid w:val="000203C6"/>
    <w:rsid w:val="00043224"/>
    <w:rsid w:val="00044096"/>
    <w:rsid w:val="000456E8"/>
    <w:rsid w:val="00046C6A"/>
    <w:rsid w:val="000563DE"/>
    <w:rsid w:val="00061589"/>
    <w:rsid w:val="00064C44"/>
    <w:rsid w:val="00074CC9"/>
    <w:rsid w:val="00077619"/>
    <w:rsid w:val="00077BE4"/>
    <w:rsid w:val="00080750"/>
    <w:rsid w:val="00083158"/>
    <w:rsid w:val="00087A4E"/>
    <w:rsid w:val="000911E5"/>
    <w:rsid w:val="000913DE"/>
    <w:rsid w:val="00091BC3"/>
    <w:rsid w:val="0009524D"/>
    <w:rsid w:val="000964A4"/>
    <w:rsid w:val="000979C6"/>
    <w:rsid w:val="000B1210"/>
    <w:rsid w:val="000B3499"/>
    <w:rsid w:val="000B5449"/>
    <w:rsid w:val="000B7102"/>
    <w:rsid w:val="000B7154"/>
    <w:rsid w:val="000C6EF2"/>
    <w:rsid w:val="000C7E5C"/>
    <w:rsid w:val="000D25F8"/>
    <w:rsid w:val="000D2F6E"/>
    <w:rsid w:val="000D4BB4"/>
    <w:rsid w:val="000D5CEA"/>
    <w:rsid w:val="000D71FB"/>
    <w:rsid w:val="000E21C9"/>
    <w:rsid w:val="000E47D7"/>
    <w:rsid w:val="000F0E06"/>
    <w:rsid w:val="000F3700"/>
    <w:rsid w:val="000F4134"/>
    <w:rsid w:val="00101CA2"/>
    <w:rsid w:val="00104E7C"/>
    <w:rsid w:val="00105B75"/>
    <w:rsid w:val="001107FB"/>
    <w:rsid w:val="001117C3"/>
    <w:rsid w:val="00112970"/>
    <w:rsid w:val="00112FB2"/>
    <w:rsid w:val="00115A5B"/>
    <w:rsid w:val="00117E25"/>
    <w:rsid w:val="00124D74"/>
    <w:rsid w:val="00137FAF"/>
    <w:rsid w:val="001464EA"/>
    <w:rsid w:val="00151781"/>
    <w:rsid w:val="001529E1"/>
    <w:rsid w:val="0015685C"/>
    <w:rsid w:val="00157060"/>
    <w:rsid w:val="00157203"/>
    <w:rsid w:val="001573E7"/>
    <w:rsid w:val="00160C60"/>
    <w:rsid w:val="00161A72"/>
    <w:rsid w:val="00162D46"/>
    <w:rsid w:val="00170DB9"/>
    <w:rsid w:val="00184329"/>
    <w:rsid w:val="001925F7"/>
    <w:rsid w:val="001A0A00"/>
    <w:rsid w:val="001A61F8"/>
    <w:rsid w:val="001B2B4C"/>
    <w:rsid w:val="001C6108"/>
    <w:rsid w:val="001E0853"/>
    <w:rsid w:val="001E5F94"/>
    <w:rsid w:val="001F2B88"/>
    <w:rsid w:val="001F3389"/>
    <w:rsid w:val="00201D08"/>
    <w:rsid w:val="00203FEC"/>
    <w:rsid w:val="00204A71"/>
    <w:rsid w:val="00204E9D"/>
    <w:rsid w:val="0021576F"/>
    <w:rsid w:val="00224523"/>
    <w:rsid w:val="002269F1"/>
    <w:rsid w:val="00227B42"/>
    <w:rsid w:val="00231560"/>
    <w:rsid w:val="002355DC"/>
    <w:rsid w:val="002431A9"/>
    <w:rsid w:val="002453CF"/>
    <w:rsid w:val="00246DB3"/>
    <w:rsid w:val="00252013"/>
    <w:rsid w:val="002539E4"/>
    <w:rsid w:val="00256596"/>
    <w:rsid w:val="00256B2B"/>
    <w:rsid w:val="00265151"/>
    <w:rsid w:val="00266F08"/>
    <w:rsid w:val="00274550"/>
    <w:rsid w:val="00274E52"/>
    <w:rsid w:val="002761BA"/>
    <w:rsid w:val="00283F17"/>
    <w:rsid w:val="00284DD5"/>
    <w:rsid w:val="00286137"/>
    <w:rsid w:val="002931C3"/>
    <w:rsid w:val="0029539D"/>
    <w:rsid w:val="002A5DC3"/>
    <w:rsid w:val="002B1C57"/>
    <w:rsid w:val="002B31A7"/>
    <w:rsid w:val="002B356B"/>
    <w:rsid w:val="002B4B87"/>
    <w:rsid w:val="002B5059"/>
    <w:rsid w:val="002C230C"/>
    <w:rsid w:val="002C2798"/>
    <w:rsid w:val="002C3E2C"/>
    <w:rsid w:val="002D0416"/>
    <w:rsid w:val="002D1F45"/>
    <w:rsid w:val="002D6102"/>
    <w:rsid w:val="002F091D"/>
    <w:rsid w:val="002F10FE"/>
    <w:rsid w:val="00302122"/>
    <w:rsid w:val="00302374"/>
    <w:rsid w:val="00311A32"/>
    <w:rsid w:val="003121FD"/>
    <w:rsid w:val="003124CA"/>
    <w:rsid w:val="00314B95"/>
    <w:rsid w:val="00317FA7"/>
    <w:rsid w:val="00322A3E"/>
    <w:rsid w:val="0032336F"/>
    <w:rsid w:val="00323CBF"/>
    <w:rsid w:val="00330439"/>
    <w:rsid w:val="00335156"/>
    <w:rsid w:val="00336D8B"/>
    <w:rsid w:val="00340263"/>
    <w:rsid w:val="00344FAC"/>
    <w:rsid w:val="00346993"/>
    <w:rsid w:val="003504EA"/>
    <w:rsid w:val="00353159"/>
    <w:rsid w:val="00355C8D"/>
    <w:rsid w:val="003560FB"/>
    <w:rsid w:val="00356C9E"/>
    <w:rsid w:val="00363676"/>
    <w:rsid w:val="0036384C"/>
    <w:rsid w:val="0037341B"/>
    <w:rsid w:val="00377CD1"/>
    <w:rsid w:val="00382C08"/>
    <w:rsid w:val="00395F4B"/>
    <w:rsid w:val="003A3DCA"/>
    <w:rsid w:val="003A3FFC"/>
    <w:rsid w:val="003A7E13"/>
    <w:rsid w:val="003B4A31"/>
    <w:rsid w:val="003B6718"/>
    <w:rsid w:val="003C6F91"/>
    <w:rsid w:val="003D0EF1"/>
    <w:rsid w:val="003D7E54"/>
    <w:rsid w:val="003E3B3F"/>
    <w:rsid w:val="003E3D79"/>
    <w:rsid w:val="003E4E60"/>
    <w:rsid w:val="003F25E4"/>
    <w:rsid w:val="003F2631"/>
    <w:rsid w:val="00401E1A"/>
    <w:rsid w:val="00402802"/>
    <w:rsid w:val="004033B8"/>
    <w:rsid w:val="0040375D"/>
    <w:rsid w:val="0040699D"/>
    <w:rsid w:val="00407DC6"/>
    <w:rsid w:val="004128E1"/>
    <w:rsid w:val="0041748A"/>
    <w:rsid w:val="004251C6"/>
    <w:rsid w:val="00427E8E"/>
    <w:rsid w:val="00427FF0"/>
    <w:rsid w:val="00431373"/>
    <w:rsid w:val="004323FC"/>
    <w:rsid w:val="0043621F"/>
    <w:rsid w:val="00442D66"/>
    <w:rsid w:val="004460FF"/>
    <w:rsid w:val="004500E2"/>
    <w:rsid w:val="00471340"/>
    <w:rsid w:val="004767E3"/>
    <w:rsid w:val="00477406"/>
    <w:rsid w:val="004778A5"/>
    <w:rsid w:val="0049092D"/>
    <w:rsid w:val="004911A2"/>
    <w:rsid w:val="004926D9"/>
    <w:rsid w:val="0049655A"/>
    <w:rsid w:val="004A1FAE"/>
    <w:rsid w:val="004A7267"/>
    <w:rsid w:val="004B4541"/>
    <w:rsid w:val="004C0B75"/>
    <w:rsid w:val="004C44F2"/>
    <w:rsid w:val="004D1596"/>
    <w:rsid w:val="004D1C66"/>
    <w:rsid w:val="004D543D"/>
    <w:rsid w:val="004E3D31"/>
    <w:rsid w:val="004E553C"/>
    <w:rsid w:val="004F0302"/>
    <w:rsid w:val="004F1197"/>
    <w:rsid w:val="004F5A86"/>
    <w:rsid w:val="00507E9B"/>
    <w:rsid w:val="00514A70"/>
    <w:rsid w:val="00525BD8"/>
    <w:rsid w:val="00527D1C"/>
    <w:rsid w:val="005311EE"/>
    <w:rsid w:val="00531C72"/>
    <w:rsid w:val="005338DB"/>
    <w:rsid w:val="005362A1"/>
    <w:rsid w:val="00546C26"/>
    <w:rsid w:val="00547E71"/>
    <w:rsid w:val="00561993"/>
    <w:rsid w:val="00562AAF"/>
    <w:rsid w:val="00571FCC"/>
    <w:rsid w:val="005742FB"/>
    <w:rsid w:val="00586857"/>
    <w:rsid w:val="005A1695"/>
    <w:rsid w:val="005A4545"/>
    <w:rsid w:val="005B11D9"/>
    <w:rsid w:val="005B2CD7"/>
    <w:rsid w:val="005C3557"/>
    <w:rsid w:val="005D0730"/>
    <w:rsid w:val="005E33EA"/>
    <w:rsid w:val="005E3DA1"/>
    <w:rsid w:val="005F52C5"/>
    <w:rsid w:val="005F56F3"/>
    <w:rsid w:val="00604C81"/>
    <w:rsid w:val="006063CB"/>
    <w:rsid w:val="00614A53"/>
    <w:rsid w:val="006207C5"/>
    <w:rsid w:val="0062499F"/>
    <w:rsid w:val="00626768"/>
    <w:rsid w:val="00632560"/>
    <w:rsid w:val="00633DB0"/>
    <w:rsid w:val="006355DC"/>
    <w:rsid w:val="00635A68"/>
    <w:rsid w:val="00636B91"/>
    <w:rsid w:val="00642A7F"/>
    <w:rsid w:val="0065276D"/>
    <w:rsid w:val="00653D8A"/>
    <w:rsid w:val="006719B0"/>
    <w:rsid w:val="00671AF2"/>
    <w:rsid w:val="0068160E"/>
    <w:rsid w:val="0068207C"/>
    <w:rsid w:val="00682B27"/>
    <w:rsid w:val="00684810"/>
    <w:rsid w:val="00687148"/>
    <w:rsid w:val="006943D5"/>
    <w:rsid w:val="006A26DF"/>
    <w:rsid w:val="006A3F92"/>
    <w:rsid w:val="006A5B5A"/>
    <w:rsid w:val="006A6172"/>
    <w:rsid w:val="006A691C"/>
    <w:rsid w:val="006A75FD"/>
    <w:rsid w:val="006B2675"/>
    <w:rsid w:val="006B3BF0"/>
    <w:rsid w:val="006B413D"/>
    <w:rsid w:val="006B6948"/>
    <w:rsid w:val="006B6E77"/>
    <w:rsid w:val="006C48A2"/>
    <w:rsid w:val="006D6439"/>
    <w:rsid w:val="006D6C1D"/>
    <w:rsid w:val="006D6F6D"/>
    <w:rsid w:val="006D743E"/>
    <w:rsid w:val="006E18F6"/>
    <w:rsid w:val="006E25A5"/>
    <w:rsid w:val="006F3235"/>
    <w:rsid w:val="006F6DD7"/>
    <w:rsid w:val="00701792"/>
    <w:rsid w:val="00706342"/>
    <w:rsid w:val="0071307B"/>
    <w:rsid w:val="00715470"/>
    <w:rsid w:val="007159C9"/>
    <w:rsid w:val="00720A4E"/>
    <w:rsid w:val="00721067"/>
    <w:rsid w:val="00730942"/>
    <w:rsid w:val="00731E22"/>
    <w:rsid w:val="00736DD0"/>
    <w:rsid w:val="007377B6"/>
    <w:rsid w:val="0074127C"/>
    <w:rsid w:val="00741C8D"/>
    <w:rsid w:val="007437CB"/>
    <w:rsid w:val="00747850"/>
    <w:rsid w:val="00752256"/>
    <w:rsid w:val="00762B3D"/>
    <w:rsid w:val="007659CF"/>
    <w:rsid w:val="00771E95"/>
    <w:rsid w:val="00784F3F"/>
    <w:rsid w:val="00785849"/>
    <w:rsid w:val="00790365"/>
    <w:rsid w:val="00792F92"/>
    <w:rsid w:val="007946E9"/>
    <w:rsid w:val="00794C51"/>
    <w:rsid w:val="00797567"/>
    <w:rsid w:val="00797B1C"/>
    <w:rsid w:val="007A272F"/>
    <w:rsid w:val="007A3309"/>
    <w:rsid w:val="007A55FD"/>
    <w:rsid w:val="007B35CB"/>
    <w:rsid w:val="007B40DE"/>
    <w:rsid w:val="007B4743"/>
    <w:rsid w:val="007B4E36"/>
    <w:rsid w:val="007C1148"/>
    <w:rsid w:val="007C2FAA"/>
    <w:rsid w:val="007C7005"/>
    <w:rsid w:val="007D01E3"/>
    <w:rsid w:val="007E0056"/>
    <w:rsid w:val="007E08F4"/>
    <w:rsid w:val="007E2905"/>
    <w:rsid w:val="007E2AAD"/>
    <w:rsid w:val="007E527C"/>
    <w:rsid w:val="007F3822"/>
    <w:rsid w:val="007F4905"/>
    <w:rsid w:val="00813049"/>
    <w:rsid w:val="00813B24"/>
    <w:rsid w:val="008212CB"/>
    <w:rsid w:val="00830994"/>
    <w:rsid w:val="00831761"/>
    <w:rsid w:val="00832E5E"/>
    <w:rsid w:val="00833CD2"/>
    <w:rsid w:val="00834C6D"/>
    <w:rsid w:val="00850D5A"/>
    <w:rsid w:val="00851596"/>
    <w:rsid w:val="00856FCF"/>
    <w:rsid w:val="00857BB6"/>
    <w:rsid w:val="00861E7A"/>
    <w:rsid w:val="00874535"/>
    <w:rsid w:val="00883C64"/>
    <w:rsid w:val="00885012"/>
    <w:rsid w:val="00895561"/>
    <w:rsid w:val="00896D67"/>
    <w:rsid w:val="008A1B06"/>
    <w:rsid w:val="008A4BA3"/>
    <w:rsid w:val="008A677F"/>
    <w:rsid w:val="008B0CA7"/>
    <w:rsid w:val="008C2EC2"/>
    <w:rsid w:val="008E0486"/>
    <w:rsid w:val="008E7DD5"/>
    <w:rsid w:val="008F30B9"/>
    <w:rsid w:val="008F3AB2"/>
    <w:rsid w:val="008F6040"/>
    <w:rsid w:val="008F6963"/>
    <w:rsid w:val="00901B20"/>
    <w:rsid w:val="009025BF"/>
    <w:rsid w:val="00917C9E"/>
    <w:rsid w:val="00921E78"/>
    <w:rsid w:val="00930254"/>
    <w:rsid w:val="00943D2A"/>
    <w:rsid w:val="009600CD"/>
    <w:rsid w:val="00961EBE"/>
    <w:rsid w:val="00962B8A"/>
    <w:rsid w:val="00965473"/>
    <w:rsid w:val="00965AA1"/>
    <w:rsid w:val="00967367"/>
    <w:rsid w:val="00972C13"/>
    <w:rsid w:val="00974494"/>
    <w:rsid w:val="0098228B"/>
    <w:rsid w:val="00982ED2"/>
    <w:rsid w:val="00987902"/>
    <w:rsid w:val="009955D8"/>
    <w:rsid w:val="009A40FD"/>
    <w:rsid w:val="009B2EE3"/>
    <w:rsid w:val="009B3E2F"/>
    <w:rsid w:val="009C5184"/>
    <w:rsid w:val="009C5893"/>
    <w:rsid w:val="009D0527"/>
    <w:rsid w:val="009D655D"/>
    <w:rsid w:val="009D690D"/>
    <w:rsid w:val="009D741A"/>
    <w:rsid w:val="009E17A7"/>
    <w:rsid w:val="009E5131"/>
    <w:rsid w:val="009F35E4"/>
    <w:rsid w:val="00A0248F"/>
    <w:rsid w:val="00A03244"/>
    <w:rsid w:val="00A06C70"/>
    <w:rsid w:val="00A11D81"/>
    <w:rsid w:val="00A13D3D"/>
    <w:rsid w:val="00A2242C"/>
    <w:rsid w:val="00A23C5F"/>
    <w:rsid w:val="00A24B64"/>
    <w:rsid w:val="00A3743C"/>
    <w:rsid w:val="00A43758"/>
    <w:rsid w:val="00A44292"/>
    <w:rsid w:val="00A63856"/>
    <w:rsid w:val="00A71BFF"/>
    <w:rsid w:val="00A800FC"/>
    <w:rsid w:val="00A8201E"/>
    <w:rsid w:val="00A83208"/>
    <w:rsid w:val="00A8603D"/>
    <w:rsid w:val="00A86DE6"/>
    <w:rsid w:val="00A86FC3"/>
    <w:rsid w:val="00A87C3C"/>
    <w:rsid w:val="00A91AF5"/>
    <w:rsid w:val="00A96DEC"/>
    <w:rsid w:val="00AA1EB4"/>
    <w:rsid w:val="00AA61B2"/>
    <w:rsid w:val="00AB6141"/>
    <w:rsid w:val="00AC090C"/>
    <w:rsid w:val="00AC6C12"/>
    <w:rsid w:val="00AC6D70"/>
    <w:rsid w:val="00AD1BBA"/>
    <w:rsid w:val="00AD7643"/>
    <w:rsid w:val="00AE00EC"/>
    <w:rsid w:val="00AE2B20"/>
    <w:rsid w:val="00AE4FB0"/>
    <w:rsid w:val="00AE5DC5"/>
    <w:rsid w:val="00AF66F2"/>
    <w:rsid w:val="00AF7BF0"/>
    <w:rsid w:val="00B03544"/>
    <w:rsid w:val="00B04243"/>
    <w:rsid w:val="00B15365"/>
    <w:rsid w:val="00B17710"/>
    <w:rsid w:val="00B226D3"/>
    <w:rsid w:val="00B23024"/>
    <w:rsid w:val="00B2432E"/>
    <w:rsid w:val="00B31F32"/>
    <w:rsid w:val="00B36AB1"/>
    <w:rsid w:val="00B37E00"/>
    <w:rsid w:val="00B412E9"/>
    <w:rsid w:val="00B546F3"/>
    <w:rsid w:val="00B56B68"/>
    <w:rsid w:val="00B66242"/>
    <w:rsid w:val="00B67441"/>
    <w:rsid w:val="00B70AC1"/>
    <w:rsid w:val="00B718C1"/>
    <w:rsid w:val="00B8579D"/>
    <w:rsid w:val="00B85D11"/>
    <w:rsid w:val="00B91B36"/>
    <w:rsid w:val="00B959DB"/>
    <w:rsid w:val="00BA3B0F"/>
    <w:rsid w:val="00BA3F37"/>
    <w:rsid w:val="00BA4DC0"/>
    <w:rsid w:val="00BA569B"/>
    <w:rsid w:val="00BB2319"/>
    <w:rsid w:val="00BC0524"/>
    <w:rsid w:val="00BD1C97"/>
    <w:rsid w:val="00BD2364"/>
    <w:rsid w:val="00BD6B11"/>
    <w:rsid w:val="00BD7075"/>
    <w:rsid w:val="00BF4EA0"/>
    <w:rsid w:val="00BF5DC5"/>
    <w:rsid w:val="00C05D46"/>
    <w:rsid w:val="00C111E0"/>
    <w:rsid w:val="00C14DFB"/>
    <w:rsid w:val="00C20502"/>
    <w:rsid w:val="00C2103A"/>
    <w:rsid w:val="00C272A1"/>
    <w:rsid w:val="00C27674"/>
    <w:rsid w:val="00C2795F"/>
    <w:rsid w:val="00C46C8E"/>
    <w:rsid w:val="00C50402"/>
    <w:rsid w:val="00C5234A"/>
    <w:rsid w:val="00C65E7B"/>
    <w:rsid w:val="00C76B67"/>
    <w:rsid w:val="00C76CC9"/>
    <w:rsid w:val="00C77E21"/>
    <w:rsid w:val="00C80D96"/>
    <w:rsid w:val="00C932CC"/>
    <w:rsid w:val="00C945AB"/>
    <w:rsid w:val="00C95B9B"/>
    <w:rsid w:val="00CA367C"/>
    <w:rsid w:val="00CA50CD"/>
    <w:rsid w:val="00CB3C06"/>
    <w:rsid w:val="00CB58EE"/>
    <w:rsid w:val="00CC0DE3"/>
    <w:rsid w:val="00CC32F7"/>
    <w:rsid w:val="00CC779A"/>
    <w:rsid w:val="00CD1073"/>
    <w:rsid w:val="00CD172F"/>
    <w:rsid w:val="00CE4DB1"/>
    <w:rsid w:val="00CE6338"/>
    <w:rsid w:val="00CE7E54"/>
    <w:rsid w:val="00D00238"/>
    <w:rsid w:val="00D02871"/>
    <w:rsid w:val="00D06061"/>
    <w:rsid w:val="00D129D1"/>
    <w:rsid w:val="00D15343"/>
    <w:rsid w:val="00D15742"/>
    <w:rsid w:val="00D2701F"/>
    <w:rsid w:val="00D34E28"/>
    <w:rsid w:val="00D357B5"/>
    <w:rsid w:val="00D37979"/>
    <w:rsid w:val="00D37FE2"/>
    <w:rsid w:val="00D6097E"/>
    <w:rsid w:val="00D66EE3"/>
    <w:rsid w:val="00D67719"/>
    <w:rsid w:val="00D74B28"/>
    <w:rsid w:val="00D77C05"/>
    <w:rsid w:val="00D832F6"/>
    <w:rsid w:val="00D83703"/>
    <w:rsid w:val="00D95E2E"/>
    <w:rsid w:val="00D96B18"/>
    <w:rsid w:val="00D96F44"/>
    <w:rsid w:val="00DB6F2F"/>
    <w:rsid w:val="00DC6AEC"/>
    <w:rsid w:val="00DD0E66"/>
    <w:rsid w:val="00DD2C19"/>
    <w:rsid w:val="00DD50A0"/>
    <w:rsid w:val="00DE063C"/>
    <w:rsid w:val="00DE2716"/>
    <w:rsid w:val="00DE3FDC"/>
    <w:rsid w:val="00DE6F0F"/>
    <w:rsid w:val="00DF05DC"/>
    <w:rsid w:val="00DF3B57"/>
    <w:rsid w:val="00E01EAF"/>
    <w:rsid w:val="00E03027"/>
    <w:rsid w:val="00E15DBA"/>
    <w:rsid w:val="00E165F8"/>
    <w:rsid w:val="00E25CAF"/>
    <w:rsid w:val="00E25CF0"/>
    <w:rsid w:val="00E32840"/>
    <w:rsid w:val="00E33A61"/>
    <w:rsid w:val="00E43D94"/>
    <w:rsid w:val="00E72400"/>
    <w:rsid w:val="00E826FA"/>
    <w:rsid w:val="00E864B3"/>
    <w:rsid w:val="00E86B49"/>
    <w:rsid w:val="00E97378"/>
    <w:rsid w:val="00EA0162"/>
    <w:rsid w:val="00EA397C"/>
    <w:rsid w:val="00EA6B7E"/>
    <w:rsid w:val="00EB10C3"/>
    <w:rsid w:val="00EB3E15"/>
    <w:rsid w:val="00EB664D"/>
    <w:rsid w:val="00EB7B4E"/>
    <w:rsid w:val="00EC795E"/>
    <w:rsid w:val="00ED13AB"/>
    <w:rsid w:val="00ED4B8C"/>
    <w:rsid w:val="00EE27D0"/>
    <w:rsid w:val="00EE3329"/>
    <w:rsid w:val="00EE44A6"/>
    <w:rsid w:val="00EF3F36"/>
    <w:rsid w:val="00EF5D33"/>
    <w:rsid w:val="00F06980"/>
    <w:rsid w:val="00F1067A"/>
    <w:rsid w:val="00F260F1"/>
    <w:rsid w:val="00F3208D"/>
    <w:rsid w:val="00F33DEC"/>
    <w:rsid w:val="00F40097"/>
    <w:rsid w:val="00F547E8"/>
    <w:rsid w:val="00F55537"/>
    <w:rsid w:val="00F729D7"/>
    <w:rsid w:val="00F77257"/>
    <w:rsid w:val="00F9051F"/>
    <w:rsid w:val="00F92899"/>
    <w:rsid w:val="00F96B70"/>
    <w:rsid w:val="00FA434F"/>
    <w:rsid w:val="00FA587E"/>
    <w:rsid w:val="00FB09A4"/>
    <w:rsid w:val="00FC73D9"/>
    <w:rsid w:val="00FD4F63"/>
    <w:rsid w:val="00FD6CFD"/>
    <w:rsid w:val="00FD7CFA"/>
    <w:rsid w:val="00FE3119"/>
    <w:rsid w:val="00FE399E"/>
    <w:rsid w:val="00FF2A8D"/>
    <w:rsid w:val="00FF5A5D"/>
    <w:rsid w:val="00FF704C"/>
    <w:rsid w:val="01DD5A42"/>
    <w:rsid w:val="0380CE9E"/>
    <w:rsid w:val="04113415"/>
    <w:rsid w:val="048ADB4C"/>
    <w:rsid w:val="05E7C9A3"/>
    <w:rsid w:val="0752D0BD"/>
    <w:rsid w:val="076EF64A"/>
    <w:rsid w:val="07E5B656"/>
    <w:rsid w:val="08083A23"/>
    <w:rsid w:val="087DE708"/>
    <w:rsid w:val="0AFD6983"/>
    <w:rsid w:val="0B1EE0B2"/>
    <w:rsid w:val="0B3D4168"/>
    <w:rsid w:val="0BD6A392"/>
    <w:rsid w:val="0C26A492"/>
    <w:rsid w:val="0CB735A9"/>
    <w:rsid w:val="0CE49734"/>
    <w:rsid w:val="0D2F78DD"/>
    <w:rsid w:val="107E41ED"/>
    <w:rsid w:val="10D4DA71"/>
    <w:rsid w:val="11280A23"/>
    <w:rsid w:val="13A207FE"/>
    <w:rsid w:val="1479F3EF"/>
    <w:rsid w:val="16412572"/>
    <w:rsid w:val="17BD0049"/>
    <w:rsid w:val="182AECA9"/>
    <w:rsid w:val="19294202"/>
    <w:rsid w:val="1B36BC8A"/>
    <w:rsid w:val="1CEBF102"/>
    <w:rsid w:val="1E3B09A8"/>
    <w:rsid w:val="1E4A99E9"/>
    <w:rsid w:val="1F6791BC"/>
    <w:rsid w:val="1F6D55A8"/>
    <w:rsid w:val="2418F33C"/>
    <w:rsid w:val="241DC309"/>
    <w:rsid w:val="25620C71"/>
    <w:rsid w:val="26AAC7A2"/>
    <w:rsid w:val="2875EB55"/>
    <w:rsid w:val="29DEACEE"/>
    <w:rsid w:val="29EB6CE2"/>
    <w:rsid w:val="2A2C0655"/>
    <w:rsid w:val="2B43D436"/>
    <w:rsid w:val="2B88AFBC"/>
    <w:rsid w:val="2CE7FA2A"/>
    <w:rsid w:val="2D347470"/>
    <w:rsid w:val="2D9D0A12"/>
    <w:rsid w:val="2F266F5B"/>
    <w:rsid w:val="2F5BF7C5"/>
    <w:rsid w:val="2F96870D"/>
    <w:rsid w:val="31B47FAD"/>
    <w:rsid w:val="32F25104"/>
    <w:rsid w:val="33A882D0"/>
    <w:rsid w:val="33C179E9"/>
    <w:rsid w:val="33F8FAEA"/>
    <w:rsid w:val="37BDAC7A"/>
    <w:rsid w:val="38FF7A50"/>
    <w:rsid w:val="39847C86"/>
    <w:rsid w:val="3A294858"/>
    <w:rsid w:val="3C735057"/>
    <w:rsid w:val="3CCECCAE"/>
    <w:rsid w:val="3DC7CDDB"/>
    <w:rsid w:val="3E0102F6"/>
    <w:rsid w:val="3F8331D8"/>
    <w:rsid w:val="407D8187"/>
    <w:rsid w:val="4090427C"/>
    <w:rsid w:val="43E20A52"/>
    <w:rsid w:val="461AD37F"/>
    <w:rsid w:val="46C35977"/>
    <w:rsid w:val="4808B7E0"/>
    <w:rsid w:val="4A1D81AE"/>
    <w:rsid w:val="4D1675AD"/>
    <w:rsid w:val="4DF092E3"/>
    <w:rsid w:val="4E87E48C"/>
    <w:rsid w:val="4F87F134"/>
    <w:rsid w:val="5139E4E1"/>
    <w:rsid w:val="520EB199"/>
    <w:rsid w:val="5643C27A"/>
    <w:rsid w:val="572FBD06"/>
    <w:rsid w:val="5843717F"/>
    <w:rsid w:val="585B241F"/>
    <w:rsid w:val="58D209E7"/>
    <w:rsid w:val="5A134557"/>
    <w:rsid w:val="5D33BCE0"/>
    <w:rsid w:val="5E11A8C6"/>
    <w:rsid w:val="5FCCEABB"/>
    <w:rsid w:val="603282E6"/>
    <w:rsid w:val="6147D62D"/>
    <w:rsid w:val="615388A2"/>
    <w:rsid w:val="628837B6"/>
    <w:rsid w:val="64DACD9E"/>
    <w:rsid w:val="659765DB"/>
    <w:rsid w:val="65A71972"/>
    <w:rsid w:val="65D80BC2"/>
    <w:rsid w:val="65DABE50"/>
    <w:rsid w:val="690F9C19"/>
    <w:rsid w:val="6E49F46C"/>
    <w:rsid w:val="6E8482D8"/>
    <w:rsid w:val="712BEEA1"/>
    <w:rsid w:val="71555487"/>
    <w:rsid w:val="716E1DF6"/>
    <w:rsid w:val="72552F05"/>
    <w:rsid w:val="72ECBE80"/>
    <w:rsid w:val="736ABEDD"/>
    <w:rsid w:val="739A43C8"/>
    <w:rsid w:val="764861E7"/>
    <w:rsid w:val="7743BC27"/>
    <w:rsid w:val="79A19528"/>
    <w:rsid w:val="7AB20174"/>
    <w:rsid w:val="7D6F7C4A"/>
    <w:rsid w:val="7E4EFDE1"/>
    <w:rsid w:val="7F0071DC"/>
    <w:rsid w:val="7F5446A4"/>
    <w:rsid w:val="7F65311B"/>
    <w:rsid w:val="7F6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66D6"/>
  <w15:chartTrackingRefBased/>
  <w15:docId w15:val="{ECC4D360-9866-4110-83B4-35F7C5FE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3E2F"/>
    <w:pPr>
      <w:keepNext/>
      <w:spacing w:before="240" w:after="60"/>
      <w:outlineLvl w:val="0"/>
    </w:pPr>
    <w:rPr>
      <w:rFonts w:ascii="Arial" w:hAnsi="Arial"/>
      <w:b/>
      <w:noProof/>
      <w:kern w:val="28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B3E2F"/>
    <w:rPr>
      <w:rFonts w:ascii="Arial" w:eastAsia="Times New Roman" w:hAnsi="Arial" w:cs="Times New Roman"/>
      <w:b/>
      <w:noProof/>
      <w:kern w:val="28"/>
      <w:sz w:val="28"/>
      <w:szCs w:val="20"/>
    </w:rPr>
  </w:style>
  <w:style w:type="character" w:styleId="Hyperlink">
    <w:name w:val="Hyperlink"/>
    <w:uiPriority w:val="99"/>
    <w:rsid w:val="009B3E2F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B3E2F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">
    <w:name w:val="TableGrid"/>
    <w:rsid w:val="00ED13A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4E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C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E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C9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5210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946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12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431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750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20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583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1730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0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68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4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3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795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503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79193">
          <w:marLeft w:val="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329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922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53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7452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7425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5833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1930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514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442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924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92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3358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6069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66426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9915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5838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6608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354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420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4472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8532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58601">
          <w:marLeft w:val="720"/>
          <w:marRight w:val="0"/>
          <w:marTop w:val="1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endorpulse-svc@shel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8BC3EC0CD67F4287E78D4FB7A21151" ma:contentTypeVersion="6" ma:contentTypeDescription="Create a new document." ma:contentTypeScope="" ma:versionID="64dfdf22b869df6437fa86c7a5bc25b5">
  <xsd:schema xmlns:xsd="http://www.w3.org/2001/XMLSchema" xmlns:xs="http://www.w3.org/2001/XMLSchema" xmlns:p="http://schemas.microsoft.com/office/2006/metadata/properties" xmlns:ns1="http://schemas.microsoft.com/sharepoint/v3" xmlns:ns2="f6ac7a8d-fe4c-4cc3-aa45-7de3c2c77db2" targetNamespace="http://schemas.microsoft.com/office/2006/metadata/properties" ma:root="true" ma:fieldsID="c10fc18ca67f4a02a5f1b988c4fdd398" ns1:_="" ns2:_="">
    <xsd:import namespace="http://schemas.microsoft.com/sharepoint/v3"/>
    <xsd:import namespace="f6ac7a8d-fe4c-4cc3-aa45-7de3c2c77d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c7a8d-fe4c-4cc3-aa45-7de3c2c77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815F3D-5A94-4895-9351-1033C2BFB0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EB1798-2677-4C52-B803-2F075564C9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28DD3A6-58E0-49DA-B5E6-F2C51138B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6ac7a8d-fe4c-4cc3-aa45-7de3c2c77d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E1E3FD-072B-4B9D-A1A9-A61BAF77039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1983</Words>
  <Characters>11304</Characters>
  <Application>Microsoft Office Word</Application>
  <DocSecurity>4</DocSecurity>
  <Lines>94</Lines>
  <Paragraphs>26</Paragraphs>
  <ScaleCrop>false</ScaleCrop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Ragavendra Swamy K</dc:creator>
  <cp:keywords/>
  <dc:description/>
  <cp:lastModifiedBy>Chinmay Pramod Kotkar</cp:lastModifiedBy>
  <cp:revision>125</cp:revision>
  <dcterms:created xsi:type="dcterms:W3CDTF">2025-10-29T22:15:00Z</dcterms:created>
  <dcterms:modified xsi:type="dcterms:W3CDTF">2026-06-04T10:08:00Z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0x010100728BC3EC0CD67F4287E78D4FB7A21151</vt:lpwstr>
  </property>
</Properties>
</file>